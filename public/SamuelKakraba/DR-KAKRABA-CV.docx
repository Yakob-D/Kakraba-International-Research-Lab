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8260" w14:textId="77777777" w:rsidR="006F1299" w:rsidRPr="003A7324" w:rsidRDefault="00344208" w:rsidP="003A7324">
      <w:pPr>
        <w:pStyle w:val="CVTitle"/>
        <w:spacing w:line="360" w:lineRule="auto"/>
        <w:rPr>
          <w:rFonts w:ascii="Times New Roman" w:hAnsi="Times New Roman"/>
          <w:sz w:val="24"/>
          <w:szCs w:val="24"/>
        </w:rPr>
      </w:pPr>
      <w:r w:rsidRPr="003A7324">
        <w:rPr>
          <w:rFonts w:ascii="Times New Roman" w:hAnsi="Times New Roman"/>
          <w:sz w:val="24"/>
          <w:szCs w:val="24"/>
        </w:rPr>
        <w:t>CURRICULUM VITAE</w:t>
      </w:r>
    </w:p>
    <w:p w14:paraId="34EB83E7" w14:textId="77777777" w:rsidR="006F1299" w:rsidRPr="003A7324" w:rsidRDefault="00344208" w:rsidP="003A7324">
      <w:pPr>
        <w:pStyle w:val="CVName"/>
        <w:spacing w:line="360" w:lineRule="auto"/>
        <w:rPr>
          <w:rFonts w:ascii="Times New Roman" w:hAnsi="Times New Roman"/>
          <w:sz w:val="24"/>
          <w:szCs w:val="24"/>
        </w:rPr>
      </w:pPr>
      <w:r w:rsidRPr="003A7324">
        <w:rPr>
          <w:rFonts w:ascii="Times New Roman" w:hAnsi="Times New Roman"/>
          <w:caps/>
          <w:sz w:val="24"/>
          <w:szCs w:val="24"/>
        </w:rPr>
        <w:t>Samuel Kakraba</w:t>
      </w:r>
      <w:r w:rsidRPr="003A7324">
        <w:rPr>
          <w:rFonts w:ascii="Times New Roman" w:hAnsi="Times New Roman"/>
          <w:sz w:val="24"/>
          <w:szCs w:val="24"/>
        </w:rPr>
        <w:t>, Ph.D., M.S., B.Ed.</w:t>
      </w:r>
    </w:p>
    <w:p w14:paraId="4A301101"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PERSONAL INFORMATION</w:t>
      </w:r>
    </w:p>
    <w:p w14:paraId="31093645" w14:textId="77777777" w:rsidR="006F1299" w:rsidRPr="003A7324" w:rsidRDefault="00D71CE6" w:rsidP="003A7324">
      <w:pPr>
        <w:pStyle w:val="CVContactLine"/>
        <w:spacing w:line="360" w:lineRule="auto"/>
        <w:rPr>
          <w:rFonts w:ascii="Times New Roman" w:hAnsi="Times New Roman"/>
          <w:sz w:val="24"/>
          <w:szCs w:val="24"/>
        </w:rPr>
      </w:pPr>
      <w:r w:rsidRPr="003A7324">
        <w:rPr>
          <w:rFonts w:ascii="Times New Roman" w:hAnsi="Times New Roman"/>
          <w:b/>
          <w:sz w:val="24"/>
          <w:szCs w:val="24"/>
        </w:rPr>
        <w:t>PRIMARY ADDRESS:</w:t>
      </w:r>
      <w:r w:rsidRPr="003A7324">
        <w:rPr>
          <w:rFonts w:ascii="Times New Roman" w:hAnsi="Times New Roman"/>
          <w:b/>
          <w:sz w:val="24"/>
          <w:szCs w:val="24"/>
        </w:rPr>
        <w:tab/>
      </w:r>
      <w:r w:rsidRPr="003A7324">
        <w:rPr>
          <w:rFonts w:ascii="Times New Roman" w:hAnsi="Times New Roman"/>
          <w:sz w:val="24"/>
          <w:szCs w:val="24"/>
        </w:rPr>
        <w:t>Department of Biostatistics and Data Science</w:t>
      </w:r>
      <w:r w:rsidRPr="003A7324">
        <w:rPr>
          <w:rFonts w:ascii="Times New Roman" w:hAnsi="Times New Roman"/>
          <w:sz w:val="24"/>
          <w:szCs w:val="24"/>
        </w:rPr>
        <w:br/>
        <w:t>Celia Scott Weatherhead School of Public Health and Tropical Medicine (WSPH)</w:t>
      </w:r>
      <w:r w:rsidRPr="003A7324">
        <w:rPr>
          <w:rFonts w:ascii="Times New Roman" w:hAnsi="Times New Roman"/>
          <w:sz w:val="24"/>
          <w:szCs w:val="24"/>
        </w:rPr>
        <w:br/>
        <w:t>Tulane University, 1440 Canal Street, Suite 1610H, MB Code #8310</w:t>
      </w:r>
      <w:r w:rsidRPr="003A7324">
        <w:rPr>
          <w:rFonts w:ascii="Times New Roman" w:hAnsi="Times New Roman"/>
          <w:sz w:val="24"/>
          <w:szCs w:val="24"/>
        </w:rPr>
        <w:br/>
        <w:t>New Orleans, LA 70112, USA</w:t>
      </w:r>
    </w:p>
    <w:p w14:paraId="4973C5EA" w14:textId="77777777" w:rsidR="005B1C85" w:rsidRPr="003A7324" w:rsidRDefault="00344208" w:rsidP="003A7324">
      <w:pPr>
        <w:pStyle w:val="CVContactLine"/>
        <w:spacing w:line="360" w:lineRule="auto"/>
        <w:rPr>
          <w:rFonts w:ascii="Times New Roman" w:hAnsi="Times New Roman"/>
          <w:b/>
          <w:sz w:val="24"/>
          <w:szCs w:val="24"/>
        </w:rPr>
      </w:pPr>
      <w:r w:rsidRPr="003A7324">
        <w:rPr>
          <w:rFonts w:ascii="Times New Roman" w:hAnsi="Times New Roman"/>
          <w:b/>
          <w:sz w:val="24"/>
          <w:szCs w:val="24"/>
        </w:rPr>
        <w:t>SECONDARY AFFILIATION:</w:t>
      </w:r>
      <w:r w:rsidRPr="003A7324">
        <w:rPr>
          <w:rFonts w:ascii="Times New Roman" w:hAnsi="Times New Roman"/>
          <w:b/>
          <w:sz w:val="24"/>
          <w:szCs w:val="24"/>
        </w:rPr>
        <w:tab/>
      </w:r>
      <w:r w:rsidRPr="003A7324">
        <w:rPr>
          <w:rFonts w:ascii="Times New Roman" w:hAnsi="Times New Roman"/>
          <w:bCs/>
          <w:sz w:val="24"/>
          <w:szCs w:val="24"/>
        </w:rPr>
        <w:t>Connolly Alexander Institute of Data Science (CAIDS)</w:t>
      </w:r>
      <w:r w:rsidRPr="003A7324">
        <w:rPr>
          <w:rFonts w:ascii="Times New Roman" w:hAnsi="Times New Roman"/>
          <w:sz w:val="24"/>
          <w:szCs w:val="24"/>
        </w:rPr>
        <w:br/>
      </w:r>
      <w:r w:rsidRPr="003A7324">
        <w:rPr>
          <w:rFonts w:ascii="Times New Roman" w:hAnsi="Times New Roman"/>
          <w:bCs/>
          <w:sz w:val="24"/>
          <w:szCs w:val="24"/>
        </w:rPr>
        <w:t>Tulane University, New Orleans, LA 70118, USA</w:t>
      </w:r>
    </w:p>
    <w:p w14:paraId="797C7B78" w14:textId="77777777" w:rsidR="006F1299" w:rsidRPr="003A7324" w:rsidRDefault="009C5961" w:rsidP="003A7324">
      <w:pPr>
        <w:pStyle w:val="CVContactLine"/>
        <w:spacing w:line="360" w:lineRule="auto"/>
        <w:rPr>
          <w:rFonts w:ascii="Times New Roman" w:hAnsi="Times New Roman"/>
          <w:sz w:val="24"/>
          <w:szCs w:val="24"/>
        </w:rPr>
      </w:pPr>
      <w:r w:rsidRPr="003A7324">
        <w:rPr>
          <w:rFonts w:ascii="Times New Roman" w:hAnsi="Times New Roman"/>
          <w:b/>
          <w:sz w:val="24"/>
          <w:szCs w:val="24"/>
        </w:rPr>
        <w:t>TERTIARY AFFILIATION:</w:t>
      </w:r>
      <w:r w:rsidRPr="003A7324">
        <w:rPr>
          <w:rFonts w:ascii="Times New Roman" w:hAnsi="Times New Roman"/>
          <w:b/>
          <w:sz w:val="24"/>
          <w:szCs w:val="24"/>
        </w:rPr>
        <w:tab/>
      </w:r>
      <w:r w:rsidRPr="003A7324">
        <w:rPr>
          <w:rFonts w:ascii="Times New Roman" w:hAnsi="Times New Roman"/>
          <w:sz w:val="24"/>
          <w:szCs w:val="24"/>
        </w:rPr>
        <w:t>Tulane Center for Aging, School of Medicine, Tulane University, 1430 Tulane Avenue, New Orleans, LA 70112, USA</w:t>
      </w:r>
    </w:p>
    <w:p w14:paraId="3799A627" w14:textId="77777777" w:rsidR="006F1299" w:rsidRPr="003A7324" w:rsidRDefault="00344208" w:rsidP="003A7324">
      <w:pPr>
        <w:pStyle w:val="CVContactLine"/>
        <w:spacing w:line="360" w:lineRule="auto"/>
        <w:rPr>
          <w:rFonts w:ascii="Times New Roman" w:hAnsi="Times New Roman"/>
          <w:sz w:val="24"/>
          <w:szCs w:val="24"/>
        </w:rPr>
      </w:pPr>
      <w:r w:rsidRPr="003A7324">
        <w:rPr>
          <w:rFonts w:ascii="Times New Roman" w:hAnsi="Times New Roman"/>
          <w:b/>
          <w:sz w:val="24"/>
          <w:szCs w:val="24"/>
        </w:rPr>
        <w:t>PHONE:</w:t>
      </w:r>
      <w:r w:rsidRPr="003A7324">
        <w:rPr>
          <w:rFonts w:ascii="Times New Roman" w:hAnsi="Times New Roman"/>
          <w:b/>
          <w:sz w:val="24"/>
          <w:szCs w:val="24"/>
        </w:rPr>
        <w:tab/>
      </w:r>
      <w:r w:rsidRPr="003A7324">
        <w:rPr>
          <w:rFonts w:ascii="Times New Roman" w:hAnsi="Times New Roman"/>
          <w:sz w:val="24"/>
          <w:szCs w:val="24"/>
        </w:rPr>
        <w:t>Office: +1(504)-988-2475 | Mobile: +1(423)-672-9998</w:t>
      </w:r>
    </w:p>
    <w:p w14:paraId="1C87EDE0" w14:textId="663244CD" w:rsidR="006F1299" w:rsidRPr="003A7324" w:rsidRDefault="00344208" w:rsidP="003A7324">
      <w:pPr>
        <w:pStyle w:val="CVContactLine"/>
        <w:spacing w:line="360" w:lineRule="auto"/>
        <w:rPr>
          <w:rFonts w:ascii="Times New Roman" w:hAnsi="Times New Roman"/>
          <w:sz w:val="24"/>
          <w:szCs w:val="24"/>
        </w:rPr>
      </w:pPr>
      <w:r w:rsidRPr="003A7324">
        <w:rPr>
          <w:rFonts w:ascii="Times New Roman" w:hAnsi="Times New Roman"/>
          <w:b/>
          <w:sz w:val="24"/>
          <w:szCs w:val="24"/>
        </w:rPr>
        <w:t>EMAIL:</w:t>
      </w:r>
      <w:r w:rsidRPr="003A7324">
        <w:rPr>
          <w:rFonts w:ascii="Times New Roman" w:hAnsi="Times New Roman"/>
          <w:b/>
          <w:sz w:val="24"/>
          <w:szCs w:val="24"/>
        </w:rPr>
        <w:tab/>
      </w:r>
      <w:r w:rsidR="0086102C">
        <w:rPr>
          <w:rFonts w:ascii="Times New Roman" w:hAnsi="Times New Roman"/>
          <w:sz w:val="24"/>
          <w:szCs w:val="24"/>
        </w:rPr>
        <w:t>skakraba@tulane.edu</w:t>
      </w:r>
      <w:r w:rsidRPr="003A7324">
        <w:rPr>
          <w:rFonts w:ascii="Times New Roman" w:hAnsi="Times New Roman"/>
          <w:sz w:val="24"/>
          <w:szCs w:val="24"/>
        </w:rPr>
        <w:t xml:space="preserve"> | </w:t>
      </w:r>
      <w:r w:rsidR="0086102C">
        <w:rPr>
          <w:rFonts w:ascii="Times New Roman" w:hAnsi="Times New Roman"/>
          <w:sz w:val="24"/>
          <w:szCs w:val="24"/>
        </w:rPr>
        <w:t>kakrabaresearchgroup.com | kakraba</w:t>
      </w:r>
      <w:r w:rsidR="005D53E9">
        <w:rPr>
          <w:rFonts w:ascii="Times New Roman" w:hAnsi="Times New Roman"/>
          <w:sz w:val="24"/>
          <w:szCs w:val="24"/>
        </w:rPr>
        <w:t>researchgroup@gmail.com</w:t>
      </w:r>
    </w:p>
    <w:p w14:paraId="25BD7DB2" w14:textId="77777777" w:rsidR="006F1299" w:rsidRPr="003A7324" w:rsidRDefault="00344208" w:rsidP="003A7324">
      <w:pPr>
        <w:pStyle w:val="CVContactLine"/>
        <w:spacing w:line="360" w:lineRule="auto"/>
        <w:rPr>
          <w:rFonts w:ascii="Times New Roman" w:hAnsi="Times New Roman"/>
          <w:sz w:val="24"/>
          <w:szCs w:val="24"/>
        </w:rPr>
      </w:pPr>
      <w:r w:rsidRPr="003A7324">
        <w:rPr>
          <w:rFonts w:ascii="Times New Roman" w:hAnsi="Times New Roman"/>
          <w:b/>
          <w:sz w:val="24"/>
          <w:szCs w:val="24"/>
        </w:rPr>
        <w:t>LANGUAGES:</w:t>
      </w:r>
      <w:r w:rsidRPr="003A7324">
        <w:rPr>
          <w:rFonts w:ascii="Times New Roman" w:hAnsi="Times New Roman"/>
          <w:b/>
          <w:sz w:val="24"/>
          <w:szCs w:val="24"/>
        </w:rPr>
        <w:tab/>
      </w:r>
      <w:r w:rsidRPr="003A7324">
        <w:rPr>
          <w:rFonts w:ascii="Times New Roman" w:hAnsi="Times New Roman"/>
          <w:sz w:val="24"/>
          <w:szCs w:val="24"/>
        </w:rPr>
        <w:t>English, Fante, Twi</w:t>
      </w:r>
    </w:p>
    <w:p w14:paraId="718BEEE7" w14:textId="77777777" w:rsidR="006F1299" w:rsidRPr="003A7324" w:rsidRDefault="00344208" w:rsidP="003A7324">
      <w:pPr>
        <w:pStyle w:val="CVSubheading"/>
        <w:spacing w:line="360" w:lineRule="auto"/>
        <w:rPr>
          <w:rFonts w:ascii="Times New Roman" w:hAnsi="Times New Roman"/>
          <w:sz w:val="24"/>
          <w:szCs w:val="24"/>
        </w:rPr>
      </w:pPr>
      <w:r w:rsidRPr="003A7324">
        <w:rPr>
          <w:rFonts w:ascii="Times New Roman" w:hAnsi="Times New Roman"/>
          <w:sz w:val="24"/>
          <w:szCs w:val="24"/>
        </w:rPr>
        <w:t>PROFESSIONAL PROFILES:</w:t>
      </w:r>
    </w:p>
    <w:p w14:paraId="2058FA92" w14:textId="77777777" w:rsidR="006F1299" w:rsidRPr="003A7324" w:rsidRDefault="00344208" w:rsidP="003A7324">
      <w:pPr>
        <w:pStyle w:val="CVListItem"/>
        <w:numPr>
          <w:ilvl w:val="0"/>
          <w:numId w:val="32"/>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Tulane WSPH Faculty: </w:t>
      </w:r>
      <w:hyperlink r:id="rId8" w:history="1">
        <w:r w:rsidRPr="003A7324">
          <w:rPr>
            <w:rStyle w:val="Hyperlink"/>
            <w:rFonts w:ascii="Times New Roman" w:hAnsi="Times New Roman"/>
            <w:sz w:val="24"/>
            <w:szCs w:val="24"/>
          </w:rPr>
          <w:t>https://sph.tulane.edu/bios/samuel-kakraba</w:t>
        </w:r>
      </w:hyperlink>
    </w:p>
    <w:p w14:paraId="10918730" w14:textId="77777777" w:rsidR="00FB7180" w:rsidRPr="003A7324" w:rsidRDefault="00FB7180" w:rsidP="003A7324">
      <w:pPr>
        <w:pStyle w:val="CVListItem"/>
        <w:numPr>
          <w:ilvl w:val="0"/>
          <w:numId w:val="32"/>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Connolly Alexander Institute of Data Science: </w:t>
      </w:r>
      <w:hyperlink r:id="rId9" w:history="1">
        <w:r w:rsidRPr="003A7324">
          <w:rPr>
            <w:rStyle w:val="Hyperlink"/>
            <w:rFonts w:ascii="Times New Roman" w:hAnsi="Times New Roman"/>
            <w:sz w:val="24"/>
            <w:szCs w:val="24"/>
          </w:rPr>
          <w:t>https://datainstitute.tulane.edu/tulane-people/samuel-kakraba-phd</w:t>
        </w:r>
      </w:hyperlink>
    </w:p>
    <w:p w14:paraId="39FBEF3D" w14:textId="77777777" w:rsidR="006F1299" w:rsidRPr="003A7324" w:rsidRDefault="00FB7180"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3.</w:t>
      </w:r>
      <w:r w:rsidRPr="003A7324">
        <w:rPr>
          <w:rFonts w:ascii="Times New Roman" w:hAnsi="Times New Roman"/>
          <w:bCs/>
          <w:sz w:val="24"/>
          <w:szCs w:val="24"/>
        </w:rPr>
        <w:tab/>
      </w:r>
      <w:r w:rsidRPr="003A7324">
        <w:rPr>
          <w:rFonts w:ascii="Times New Roman" w:hAnsi="Times New Roman"/>
          <w:sz w:val="24"/>
          <w:szCs w:val="24"/>
        </w:rPr>
        <w:t xml:space="preserve">Tulane Center for Aging: </w:t>
      </w:r>
      <w:hyperlink r:id="rId10" w:history="1">
        <w:r w:rsidRPr="003A7324">
          <w:rPr>
            <w:rStyle w:val="Hyperlink"/>
            <w:rFonts w:ascii="Times New Roman" w:hAnsi="Times New Roman"/>
            <w:sz w:val="24"/>
            <w:szCs w:val="24"/>
          </w:rPr>
          <w:t>https://medicine.tulane.edu/departments/tulane-center-aging-tulane-cancer-center/faculty/samuel-kakraba-phd</w:t>
        </w:r>
      </w:hyperlink>
    </w:p>
    <w:p w14:paraId="1115D6D9" w14:textId="77777777" w:rsidR="006F1299" w:rsidRPr="003A7324" w:rsidRDefault="00FB7180"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4.</w:t>
      </w:r>
      <w:r w:rsidRPr="003A7324">
        <w:rPr>
          <w:rFonts w:ascii="Times New Roman" w:hAnsi="Times New Roman"/>
          <w:bCs/>
          <w:sz w:val="24"/>
          <w:szCs w:val="24"/>
        </w:rPr>
        <w:tab/>
      </w:r>
      <w:r w:rsidRPr="003A7324">
        <w:rPr>
          <w:rFonts w:ascii="Times New Roman" w:hAnsi="Times New Roman"/>
          <w:sz w:val="24"/>
          <w:szCs w:val="24"/>
        </w:rPr>
        <w:t xml:space="preserve">Google Scholar: </w:t>
      </w:r>
      <w:hyperlink r:id="rId11" w:history="1">
        <w:r w:rsidRPr="003A7324">
          <w:rPr>
            <w:rStyle w:val="Hyperlink"/>
            <w:rFonts w:ascii="Times New Roman" w:hAnsi="Times New Roman"/>
            <w:sz w:val="24"/>
            <w:szCs w:val="24"/>
          </w:rPr>
          <w:t>https://scholar.google.com/citations?authuser=1&amp;user=S9_ha_UAAAAJ</w:t>
        </w:r>
      </w:hyperlink>
    </w:p>
    <w:p w14:paraId="0DDFF496" w14:textId="77777777" w:rsidR="006F1299" w:rsidRPr="003A7324" w:rsidRDefault="00FB7180"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5.</w:t>
      </w:r>
      <w:r w:rsidRPr="003A7324">
        <w:rPr>
          <w:rFonts w:ascii="Times New Roman" w:hAnsi="Times New Roman"/>
          <w:bCs/>
          <w:sz w:val="24"/>
          <w:szCs w:val="24"/>
        </w:rPr>
        <w:tab/>
      </w:r>
      <w:r w:rsidRPr="003A7324">
        <w:rPr>
          <w:rFonts w:ascii="Times New Roman" w:hAnsi="Times New Roman"/>
          <w:sz w:val="24"/>
          <w:szCs w:val="24"/>
        </w:rPr>
        <w:t xml:space="preserve">PubMed: </w:t>
      </w:r>
      <w:hyperlink r:id="rId12" w:history="1">
        <w:r w:rsidRPr="003A7324">
          <w:rPr>
            <w:rStyle w:val="Hyperlink"/>
            <w:rFonts w:ascii="Times New Roman" w:hAnsi="Times New Roman"/>
            <w:sz w:val="24"/>
            <w:szCs w:val="24"/>
          </w:rPr>
          <w:t>https://www.ncbi.nlm.nih.gov/myncbi/samuel.kakraba.2/bibliography/public/</w:t>
        </w:r>
      </w:hyperlink>
    </w:p>
    <w:p w14:paraId="63B6E958" w14:textId="77777777" w:rsidR="006F1299" w:rsidRPr="003A7324" w:rsidRDefault="00FB7180"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6.</w:t>
      </w:r>
      <w:r w:rsidRPr="003A7324">
        <w:rPr>
          <w:rFonts w:ascii="Times New Roman" w:hAnsi="Times New Roman"/>
          <w:bCs/>
          <w:sz w:val="24"/>
          <w:szCs w:val="24"/>
        </w:rPr>
        <w:tab/>
      </w:r>
      <w:r w:rsidRPr="003A7324">
        <w:rPr>
          <w:rFonts w:ascii="Times New Roman" w:hAnsi="Times New Roman"/>
          <w:sz w:val="24"/>
          <w:szCs w:val="24"/>
        </w:rPr>
        <w:t xml:space="preserve">ORCID: </w:t>
      </w:r>
      <w:hyperlink r:id="rId13" w:history="1">
        <w:r w:rsidRPr="003A7324">
          <w:rPr>
            <w:rStyle w:val="Hyperlink"/>
            <w:rFonts w:ascii="Times New Roman" w:hAnsi="Times New Roman"/>
            <w:sz w:val="24"/>
            <w:szCs w:val="24"/>
          </w:rPr>
          <w:t>https://orcid.org/0000-0002-6362-5126</w:t>
        </w:r>
      </w:hyperlink>
    </w:p>
    <w:p w14:paraId="7B22C06A" w14:textId="77777777" w:rsidR="006F1299" w:rsidRPr="003A7324" w:rsidRDefault="00FB7180"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7.</w:t>
      </w:r>
      <w:r w:rsidRPr="003A7324">
        <w:rPr>
          <w:rFonts w:ascii="Times New Roman" w:hAnsi="Times New Roman"/>
          <w:bCs/>
          <w:sz w:val="24"/>
          <w:szCs w:val="24"/>
        </w:rPr>
        <w:tab/>
      </w:r>
      <w:r w:rsidRPr="003A7324">
        <w:rPr>
          <w:rFonts w:ascii="Times New Roman" w:hAnsi="Times New Roman"/>
          <w:sz w:val="24"/>
          <w:szCs w:val="24"/>
        </w:rPr>
        <w:t xml:space="preserve">ResearchGate: </w:t>
      </w:r>
      <w:hyperlink r:id="rId14" w:history="1">
        <w:r w:rsidRPr="003A7324">
          <w:rPr>
            <w:rStyle w:val="Hyperlink"/>
            <w:rFonts w:ascii="Times New Roman" w:hAnsi="Times New Roman"/>
            <w:sz w:val="24"/>
            <w:szCs w:val="24"/>
          </w:rPr>
          <w:t>https://www.researchgate.net/profile/Samuel-Kakraba</w:t>
        </w:r>
      </w:hyperlink>
    </w:p>
    <w:p w14:paraId="7F3C8E7A" w14:textId="77777777" w:rsidR="006F1299" w:rsidRPr="003A7324" w:rsidRDefault="00FB7180"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8.</w:t>
      </w:r>
      <w:r w:rsidRPr="003A7324">
        <w:rPr>
          <w:rFonts w:ascii="Times New Roman" w:hAnsi="Times New Roman"/>
          <w:bCs/>
          <w:sz w:val="24"/>
          <w:szCs w:val="24"/>
        </w:rPr>
        <w:tab/>
      </w:r>
      <w:r w:rsidRPr="003A7324">
        <w:rPr>
          <w:rFonts w:ascii="Times New Roman" w:hAnsi="Times New Roman"/>
          <w:sz w:val="24"/>
          <w:szCs w:val="24"/>
        </w:rPr>
        <w:t xml:space="preserve">LinkedIn: </w:t>
      </w:r>
      <w:hyperlink r:id="rId15" w:history="1">
        <w:r w:rsidRPr="003A7324">
          <w:rPr>
            <w:rStyle w:val="Hyperlink"/>
            <w:rFonts w:ascii="Times New Roman" w:hAnsi="Times New Roman"/>
            <w:sz w:val="24"/>
            <w:szCs w:val="24"/>
          </w:rPr>
          <w:t>https://www.linkedin.com/in/kakrabasamuel/</w:t>
        </w:r>
      </w:hyperlink>
    </w:p>
    <w:p w14:paraId="5132D4C8"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lastRenderedPageBreak/>
        <w:t>EDUCATION</w:t>
      </w:r>
    </w:p>
    <w:p w14:paraId="2619DD3E"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sz w:val="24"/>
          <w:szCs w:val="24"/>
        </w:rPr>
        <w:t>2021</w:t>
      </w:r>
      <w:r w:rsidRPr="003A7324">
        <w:rPr>
          <w:rFonts w:ascii="Times New Roman" w:hAnsi="Times New Roman"/>
          <w:sz w:val="24"/>
          <w:szCs w:val="24"/>
        </w:rPr>
        <w:tab/>
        <w:t>Ph.D. in Bioinformatics, University of Arkansas at Little Rock (UALR) and University of Arkansas for Medical Sciences (UAMS), Little Rock, AR, USA (GPA: 4.0/4.0)</w:t>
      </w:r>
      <w:r w:rsidRPr="003A7324">
        <w:rPr>
          <w:rFonts w:ascii="Times New Roman" w:hAnsi="Times New Roman"/>
          <w:sz w:val="24"/>
          <w:szCs w:val="24"/>
        </w:rPr>
        <w:br/>
        <w:t>Dissertation: Drugs that Protect Against Protein Aggregation in Neurodegenerative Diseases</w:t>
      </w:r>
      <w:r w:rsidRPr="003A7324">
        <w:rPr>
          <w:rFonts w:ascii="Times New Roman" w:hAnsi="Times New Roman"/>
          <w:sz w:val="24"/>
          <w:szCs w:val="24"/>
        </w:rPr>
        <w:br/>
        <w:t>Advisor: Robert J.S. Reis, Ph.D.</w:t>
      </w:r>
    </w:p>
    <w:p w14:paraId="49494C2B"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sz w:val="24"/>
          <w:szCs w:val="24"/>
        </w:rPr>
        <w:t>2015</w:t>
      </w:r>
      <w:r w:rsidRPr="003A7324">
        <w:rPr>
          <w:rFonts w:ascii="Times New Roman" w:hAnsi="Times New Roman"/>
          <w:sz w:val="24"/>
          <w:szCs w:val="24"/>
        </w:rPr>
        <w:tab/>
        <w:t>M.S. in Mathematical Sciences, East Tennessee State University (ETSU), Johnson City, TN, USA (GPA: 3.56/4.0)</w:t>
      </w:r>
      <w:r w:rsidRPr="003A7324">
        <w:rPr>
          <w:rFonts w:ascii="Times New Roman" w:hAnsi="Times New Roman"/>
          <w:sz w:val="24"/>
          <w:szCs w:val="24"/>
        </w:rPr>
        <w:br/>
        <w:t>Dissertation: A Hierarchical Graph for Nucleotide Binding Domain 2</w:t>
      </w:r>
      <w:r w:rsidRPr="003A7324">
        <w:rPr>
          <w:rFonts w:ascii="Times New Roman" w:hAnsi="Times New Roman"/>
          <w:sz w:val="24"/>
          <w:szCs w:val="24"/>
        </w:rPr>
        <w:br/>
        <w:t>Advisor: Debra J. Knisley, Ph.D.</w:t>
      </w:r>
    </w:p>
    <w:p w14:paraId="1BFBF3C0"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sz w:val="24"/>
          <w:szCs w:val="24"/>
        </w:rPr>
        <w:t>2011</w:t>
      </w:r>
      <w:r w:rsidRPr="003A7324">
        <w:rPr>
          <w:rFonts w:ascii="Times New Roman" w:hAnsi="Times New Roman"/>
          <w:sz w:val="24"/>
          <w:szCs w:val="24"/>
        </w:rPr>
        <w:tab/>
        <w:t>B.Ed. in Mathematics, University of Cape Coast, Cape Coast, Central Region, Ghana</w:t>
      </w:r>
      <w:r w:rsidRPr="003A7324">
        <w:rPr>
          <w:rFonts w:ascii="Times New Roman" w:hAnsi="Times New Roman"/>
          <w:sz w:val="24"/>
          <w:szCs w:val="24"/>
        </w:rPr>
        <w:br/>
        <w:t>Dissertation: The Relationship Between Students’ Perception of Mathematics and their Mathematics Achievements</w:t>
      </w:r>
      <w:r w:rsidRPr="003A7324">
        <w:rPr>
          <w:rFonts w:ascii="Times New Roman" w:hAnsi="Times New Roman"/>
          <w:sz w:val="24"/>
          <w:szCs w:val="24"/>
        </w:rPr>
        <w:br/>
        <w:t>Advisor: Benjamin Y. Sokpe, M.Phil.</w:t>
      </w:r>
    </w:p>
    <w:p w14:paraId="2BC2D655"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PROFESSIONAL EXPERIENCE</w:t>
      </w:r>
    </w:p>
    <w:p w14:paraId="6CA53C97"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Jan 2024 – Present</w:t>
      </w:r>
      <w:r w:rsidRPr="003A7324">
        <w:rPr>
          <w:rFonts w:ascii="Times New Roman" w:hAnsi="Times New Roman"/>
          <w:color w:val="595959"/>
          <w:sz w:val="24"/>
          <w:szCs w:val="24"/>
        </w:rPr>
        <w:tab/>
      </w:r>
      <w:r w:rsidRPr="003A7324">
        <w:rPr>
          <w:rFonts w:ascii="Times New Roman" w:hAnsi="Times New Roman"/>
          <w:b/>
          <w:sz w:val="24"/>
          <w:szCs w:val="24"/>
        </w:rPr>
        <w:t>Assistant Professor of Biostatistics and Data Science</w:t>
      </w:r>
      <w:r w:rsidRPr="003A7324">
        <w:rPr>
          <w:rFonts w:ascii="Times New Roman" w:hAnsi="Times New Roman"/>
          <w:sz w:val="24"/>
          <w:szCs w:val="24"/>
        </w:rPr>
        <w:t xml:space="preserve"> (full-time position), Department of Biostatistics and Data Science, Celia Scott Weatherhead School of Public Health and Tropical Medicine, Tulane University, New Orleans, LA, USA</w:t>
      </w:r>
    </w:p>
    <w:p w14:paraId="1A125229" w14:textId="77777777" w:rsidR="00CB2C9F" w:rsidRPr="003A7324" w:rsidRDefault="008428DC" w:rsidP="003A7324">
      <w:pPr>
        <w:pStyle w:val="CVDatedEntry"/>
        <w:spacing w:line="360" w:lineRule="auto"/>
        <w:rPr>
          <w:rFonts w:ascii="Times New Roman" w:hAnsi="Times New Roman"/>
          <w:b/>
          <w:sz w:val="24"/>
          <w:szCs w:val="24"/>
        </w:rPr>
      </w:pPr>
      <w:r w:rsidRPr="003A7324">
        <w:rPr>
          <w:rFonts w:ascii="Times New Roman" w:hAnsi="Times New Roman"/>
          <w:color w:val="595959"/>
          <w:sz w:val="24"/>
          <w:szCs w:val="24"/>
        </w:rPr>
        <w:t>July 2026 – Present</w:t>
      </w:r>
      <w:r w:rsidRPr="003A7324">
        <w:rPr>
          <w:rFonts w:ascii="Times New Roman" w:hAnsi="Times New Roman"/>
          <w:color w:val="595959"/>
          <w:sz w:val="24"/>
          <w:szCs w:val="24"/>
        </w:rPr>
        <w:tab/>
      </w:r>
      <w:r w:rsidRPr="003A7324">
        <w:rPr>
          <w:rFonts w:ascii="Times New Roman" w:hAnsi="Times New Roman"/>
          <w:b/>
          <w:bCs/>
          <w:sz w:val="24"/>
          <w:szCs w:val="24"/>
        </w:rPr>
        <w:t>Senior Advisor for Health Data Science Engagement</w:t>
      </w:r>
      <w:r w:rsidRPr="003A7324">
        <w:rPr>
          <w:rFonts w:ascii="Times New Roman" w:hAnsi="Times New Roman"/>
          <w:b/>
          <w:sz w:val="24"/>
          <w:szCs w:val="24"/>
        </w:rPr>
        <w:t xml:space="preserve"> </w:t>
      </w:r>
      <w:r w:rsidRPr="003A7324">
        <w:rPr>
          <w:rFonts w:ascii="Times New Roman" w:hAnsi="Times New Roman"/>
          <w:sz w:val="24"/>
          <w:szCs w:val="24"/>
        </w:rPr>
        <w:t>(Secondary Affiliation), Tulane Center for Aging, School of Medicine, Tulane University, New Orleans, LA, USA</w:t>
      </w:r>
    </w:p>
    <w:p w14:paraId="4BE6B88C"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Jan 2024 – Present</w:t>
      </w:r>
      <w:r w:rsidRPr="003A7324">
        <w:rPr>
          <w:rFonts w:ascii="Times New Roman" w:hAnsi="Times New Roman"/>
          <w:color w:val="595959"/>
          <w:sz w:val="24"/>
          <w:szCs w:val="24"/>
        </w:rPr>
        <w:tab/>
      </w:r>
      <w:r w:rsidRPr="003A7324">
        <w:rPr>
          <w:rFonts w:ascii="Times New Roman" w:hAnsi="Times New Roman"/>
          <w:b/>
          <w:sz w:val="24"/>
          <w:szCs w:val="24"/>
        </w:rPr>
        <w:t>Assistant Professor</w:t>
      </w:r>
      <w:r w:rsidRPr="003A7324">
        <w:rPr>
          <w:rFonts w:ascii="Times New Roman" w:hAnsi="Times New Roman"/>
          <w:sz w:val="24"/>
          <w:szCs w:val="24"/>
        </w:rPr>
        <w:t xml:space="preserve"> (Tertiary Affiliation), Tulane Center for Aging, School of Medicine, Tulane University, New Orleans, LA, USA</w:t>
      </w:r>
    </w:p>
    <w:p w14:paraId="6D42C1E7"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Aug 2021 – Dec 2023</w:t>
      </w:r>
      <w:r w:rsidRPr="003A7324">
        <w:rPr>
          <w:rFonts w:ascii="Times New Roman" w:hAnsi="Times New Roman"/>
          <w:color w:val="595959"/>
          <w:sz w:val="24"/>
          <w:szCs w:val="24"/>
        </w:rPr>
        <w:tab/>
      </w:r>
      <w:r w:rsidRPr="003A7324">
        <w:rPr>
          <w:rFonts w:ascii="Times New Roman" w:hAnsi="Times New Roman"/>
          <w:b/>
          <w:sz w:val="24"/>
          <w:szCs w:val="24"/>
        </w:rPr>
        <w:t>Assistant Professor of Statistics and Data Science</w:t>
      </w:r>
      <w:r w:rsidRPr="003A7324">
        <w:rPr>
          <w:rFonts w:ascii="Times New Roman" w:hAnsi="Times New Roman"/>
          <w:sz w:val="24"/>
          <w:szCs w:val="24"/>
        </w:rPr>
        <w:t xml:space="preserve"> (Tenure track, full-time position), Department of Mathematics and Statistics, Eastern Kentucky University, Richmond, KY, USA</w:t>
      </w:r>
    </w:p>
    <w:p w14:paraId="35159C1A"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lastRenderedPageBreak/>
        <w:t>Aug 2015 – July 2021</w:t>
      </w:r>
      <w:r w:rsidRPr="003A7324">
        <w:rPr>
          <w:rFonts w:ascii="Times New Roman" w:hAnsi="Times New Roman"/>
          <w:color w:val="595959"/>
          <w:sz w:val="24"/>
          <w:szCs w:val="24"/>
        </w:rPr>
        <w:tab/>
      </w:r>
      <w:r w:rsidRPr="003A7324">
        <w:rPr>
          <w:rFonts w:ascii="Times New Roman" w:hAnsi="Times New Roman"/>
          <w:b/>
          <w:sz w:val="24"/>
          <w:szCs w:val="24"/>
        </w:rPr>
        <w:t>Graduate Research Assistant</w:t>
      </w:r>
      <w:r w:rsidRPr="003A7324">
        <w:rPr>
          <w:rFonts w:ascii="Times New Roman" w:hAnsi="Times New Roman"/>
          <w:sz w:val="24"/>
          <w:szCs w:val="24"/>
        </w:rPr>
        <w:t xml:space="preserve"> (Full-time position), Department of Information Science, UALR &amp; UAMS; NIH Program Project Grant AG012411-17A1, Little Rock, AR, USA</w:t>
      </w:r>
    </w:p>
    <w:p w14:paraId="19125B8D"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2014 – 2015</w:t>
      </w:r>
      <w:r w:rsidRPr="003A7324">
        <w:rPr>
          <w:rFonts w:ascii="Times New Roman" w:hAnsi="Times New Roman"/>
          <w:color w:val="595959"/>
          <w:sz w:val="24"/>
          <w:szCs w:val="24"/>
        </w:rPr>
        <w:tab/>
      </w:r>
      <w:r w:rsidRPr="003A7324">
        <w:rPr>
          <w:rFonts w:ascii="Times New Roman" w:hAnsi="Times New Roman"/>
          <w:b/>
          <w:sz w:val="24"/>
          <w:szCs w:val="24"/>
        </w:rPr>
        <w:t>Graduate Teaching Associate</w:t>
      </w:r>
      <w:r w:rsidRPr="003A7324">
        <w:rPr>
          <w:rFonts w:ascii="Times New Roman" w:hAnsi="Times New Roman"/>
          <w:sz w:val="24"/>
          <w:szCs w:val="24"/>
        </w:rPr>
        <w:t xml:space="preserve"> (Full-time position), Department of Mathematics and Statistics, East Tennessee State University, Johnson City, TN, USA</w:t>
      </w:r>
    </w:p>
    <w:p w14:paraId="704EFC59"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2013 – 2014</w:t>
      </w:r>
      <w:r w:rsidRPr="003A7324">
        <w:rPr>
          <w:rFonts w:ascii="Times New Roman" w:hAnsi="Times New Roman"/>
          <w:color w:val="595959"/>
          <w:sz w:val="24"/>
          <w:szCs w:val="24"/>
        </w:rPr>
        <w:tab/>
      </w:r>
      <w:r w:rsidRPr="003A7324">
        <w:rPr>
          <w:rFonts w:ascii="Times New Roman" w:hAnsi="Times New Roman"/>
          <w:b/>
          <w:sz w:val="24"/>
          <w:szCs w:val="24"/>
        </w:rPr>
        <w:t>Graduate Teaching Assistant</w:t>
      </w:r>
      <w:r w:rsidRPr="003A7324">
        <w:rPr>
          <w:rFonts w:ascii="Times New Roman" w:hAnsi="Times New Roman"/>
          <w:sz w:val="24"/>
          <w:szCs w:val="24"/>
        </w:rPr>
        <w:t xml:space="preserve"> (Full-time position), Department of Mathematics and Statistics, East Tennessee State University, Johnson City, TN, USA</w:t>
      </w:r>
    </w:p>
    <w:p w14:paraId="2133D127"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2011 – 2013</w:t>
      </w:r>
      <w:r w:rsidRPr="003A7324">
        <w:rPr>
          <w:rFonts w:ascii="Times New Roman" w:hAnsi="Times New Roman"/>
          <w:color w:val="595959"/>
          <w:sz w:val="24"/>
          <w:szCs w:val="24"/>
        </w:rPr>
        <w:tab/>
      </w:r>
      <w:r w:rsidRPr="003A7324">
        <w:rPr>
          <w:rFonts w:ascii="Times New Roman" w:hAnsi="Times New Roman"/>
          <w:b/>
          <w:sz w:val="24"/>
          <w:szCs w:val="24"/>
        </w:rPr>
        <w:t>Instructor</w:t>
      </w:r>
      <w:r w:rsidRPr="003A7324">
        <w:rPr>
          <w:rFonts w:ascii="Times New Roman" w:hAnsi="Times New Roman"/>
          <w:sz w:val="24"/>
          <w:szCs w:val="24"/>
        </w:rPr>
        <w:t xml:space="preserve"> (Full-time position), Wesley Girls’ High School, Cape Coast, Central Region, Ghana</w:t>
      </w:r>
    </w:p>
    <w:p w14:paraId="5BEB9185"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2009 – 2011</w:t>
      </w:r>
      <w:r w:rsidRPr="003A7324">
        <w:rPr>
          <w:rFonts w:ascii="Times New Roman" w:hAnsi="Times New Roman"/>
          <w:color w:val="595959"/>
          <w:sz w:val="24"/>
          <w:szCs w:val="24"/>
        </w:rPr>
        <w:tab/>
      </w:r>
      <w:r w:rsidRPr="003A7324">
        <w:rPr>
          <w:rFonts w:ascii="Times New Roman" w:hAnsi="Times New Roman"/>
          <w:b/>
          <w:sz w:val="24"/>
          <w:szCs w:val="24"/>
        </w:rPr>
        <w:t>Instructor</w:t>
      </w:r>
      <w:r w:rsidRPr="003A7324">
        <w:rPr>
          <w:rFonts w:ascii="Times New Roman" w:hAnsi="Times New Roman"/>
          <w:sz w:val="24"/>
          <w:szCs w:val="24"/>
        </w:rPr>
        <w:t xml:space="preserve"> (Full-time position), Wesley Girls’ High School, Cape Coast, Central Region, Ghana</w:t>
      </w:r>
    </w:p>
    <w:p w14:paraId="773A78AD"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2006 – 2007</w:t>
      </w:r>
      <w:r w:rsidRPr="003A7324">
        <w:rPr>
          <w:rFonts w:ascii="Times New Roman" w:hAnsi="Times New Roman"/>
          <w:color w:val="595959"/>
          <w:sz w:val="24"/>
          <w:szCs w:val="24"/>
        </w:rPr>
        <w:tab/>
      </w:r>
      <w:r w:rsidRPr="003A7324">
        <w:rPr>
          <w:rFonts w:ascii="Times New Roman" w:hAnsi="Times New Roman"/>
          <w:b/>
          <w:sz w:val="24"/>
          <w:szCs w:val="24"/>
        </w:rPr>
        <w:t>Instructor</w:t>
      </w:r>
      <w:r w:rsidRPr="003A7324">
        <w:rPr>
          <w:rFonts w:ascii="Times New Roman" w:hAnsi="Times New Roman"/>
          <w:sz w:val="24"/>
          <w:szCs w:val="24"/>
        </w:rPr>
        <w:t xml:space="preserve"> (Full-time position), Montessori Primary School, Pedu, Cape Coast, Central Region, Ghana</w:t>
      </w:r>
    </w:p>
    <w:p w14:paraId="19346B21"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2004 – 2006</w:t>
      </w:r>
      <w:r w:rsidRPr="003A7324">
        <w:rPr>
          <w:rFonts w:ascii="Times New Roman" w:hAnsi="Times New Roman"/>
          <w:color w:val="595959"/>
          <w:sz w:val="24"/>
          <w:szCs w:val="24"/>
        </w:rPr>
        <w:tab/>
      </w:r>
      <w:r w:rsidRPr="003A7324">
        <w:rPr>
          <w:rFonts w:ascii="Times New Roman" w:hAnsi="Times New Roman"/>
          <w:b/>
          <w:sz w:val="24"/>
          <w:szCs w:val="24"/>
        </w:rPr>
        <w:t>Instructor</w:t>
      </w:r>
      <w:r w:rsidRPr="003A7324">
        <w:rPr>
          <w:rFonts w:ascii="Times New Roman" w:hAnsi="Times New Roman"/>
          <w:sz w:val="24"/>
          <w:szCs w:val="24"/>
        </w:rPr>
        <w:t xml:space="preserve"> (Full-time position), Cherish International School, Pedu, Cape Coast, Central Region, Ghana</w:t>
      </w:r>
    </w:p>
    <w:p w14:paraId="0AFE8238"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HONORS AND AWARDS</w:t>
      </w:r>
    </w:p>
    <w:p w14:paraId="60D65EC8" w14:textId="77777777" w:rsidR="00C507DD" w:rsidRPr="003A7324" w:rsidRDefault="00C21693"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2026</w:t>
      </w:r>
      <w:r w:rsidRPr="003A7324">
        <w:rPr>
          <w:rFonts w:ascii="Times New Roman" w:hAnsi="Times New Roman"/>
          <w:color w:val="595959"/>
          <w:sz w:val="24"/>
          <w:szCs w:val="24"/>
        </w:rPr>
        <w:tab/>
      </w:r>
      <w:r w:rsidRPr="003A7324">
        <w:rPr>
          <w:rFonts w:ascii="Times New Roman" w:hAnsi="Times New Roman"/>
          <w:sz w:val="24"/>
          <w:szCs w:val="24"/>
        </w:rPr>
        <w:t>Bibliometrics: 17+ peer</w:t>
      </w:r>
      <w:r w:rsidRPr="003A7324">
        <w:rPr>
          <w:rFonts w:ascii="Times New Roman" w:hAnsi="Times New Roman"/>
          <w:sz w:val="24"/>
          <w:szCs w:val="24"/>
        </w:rPr>
        <w:noBreakHyphen/>
        <w:t>reviewed publications; 15+ manuscripts under review; 327+ citations; h</w:t>
      </w:r>
      <w:r w:rsidRPr="003A7324">
        <w:rPr>
          <w:rFonts w:ascii="Times New Roman" w:hAnsi="Times New Roman"/>
          <w:sz w:val="24"/>
          <w:szCs w:val="24"/>
        </w:rPr>
        <w:noBreakHyphen/>
        <w:t>index of 10 (vs. ~3–5 typical for assistant professors in biostatistics and data science); i10</w:t>
      </w:r>
      <w:r w:rsidRPr="003A7324">
        <w:rPr>
          <w:rFonts w:ascii="Times New Roman" w:hAnsi="Times New Roman"/>
          <w:sz w:val="24"/>
          <w:szCs w:val="24"/>
        </w:rPr>
        <w:noBreakHyphen/>
        <w:t>index of 12; 3 patents/patent applications, 7+ robust, fully reproducible, publicly available machine learning workflows spanning multiple state-of-the-art algorithms.</w:t>
      </w:r>
    </w:p>
    <w:p w14:paraId="1FE9D878" w14:textId="77777777" w:rsidR="00784DFB" w:rsidRDefault="00F16472"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2021</w:t>
      </w:r>
      <w:r w:rsidRPr="003A7324">
        <w:rPr>
          <w:rFonts w:ascii="Times New Roman" w:hAnsi="Times New Roman"/>
          <w:color w:val="595959"/>
          <w:sz w:val="24"/>
          <w:szCs w:val="24"/>
        </w:rPr>
        <w:tab/>
      </w:r>
      <w:r w:rsidR="00784DFB" w:rsidRPr="00784DFB">
        <w:rPr>
          <w:rFonts w:ascii="Times New Roman" w:hAnsi="Times New Roman"/>
          <w:sz w:val="24"/>
          <w:szCs w:val="24"/>
        </w:rPr>
        <w:t>Earned a Ph.D. with a perfect 4.0/4.0 cumulative GPA, graduating as the top-ranked student in the College of STEM.</w:t>
      </w:r>
    </w:p>
    <w:p w14:paraId="43C663D7" w14:textId="224082E2"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2020 – 2021</w:t>
      </w:r>
      <w:r w:rsidRPr="003A7324">
        <w:rPr>
          <w:rFonts w:ascii="Times New Roman" w:hAnsi="Times New Roman"/>
          <w:color w:val="595959"/>
          <w:sz w:val="24"/>
          <w:szCs w:val="24"/>
        </w:rPr>
        <w:tab/>
      </w:r>
      <w:r w:rsidRPr="003A7324">
        <w:rPr>
          <w:rFonts w:ascii="Times New Roman" w:hAnsi="Times New Roman"/>
          <w:sz w:val="24"/>
          <w:szCs w:val="24"/>
        </w:rPr>
        <w:t>Outstanding College Doctoral Candidate, Donaghey College of Science, Technology, Engineering and Mathematics, University of Arkansas at Little Rock &amp; UAMS, Little Rock, AR, USA</w:t>
      </w:r>
    </w:p>
    <w:p w14:paraId="2CF117C8"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2020 – 2021</w:t>
      </w:r>
      <w:r w:rsidRPr="003A7324">
        <w:rPr>
          <w:rFonts w:ascii="Times New Roman" w:hAnsi="Times New Roman"/>
          <w:color w:val="595959"/>
          <w:sz w:val="24"/>
          <w:szCs w:val="24"/>
        </w:rPr>
        <w:tab/>
      </w:r>
      <w:r w:rsidRPr="003A7324">
        <w:rPr>
          <w:rFonts w:ascii="Times New Roman" w:hAnsi="Times New Roman"/>
          <w:sz w:val="24"/>
          <w:szCs w:val="24"/>
        </w:rPr>
        <w:t>Outstanding Departmental Doctoral Candidate, Department of Information Sciences, University of Arkansas at Little Rock, Little Rock, AR, USA</w:t>
      </w:r>
    </w:p>
    <w:p w14:paraId="382A23FB"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lastRenderedPageBreak/>
        <w:t>2019 – 2020</w:t>
      </w:r>
      <w:r w:rsidRPr="003A7324">
        <w:rPr>
          <w:rFonts w:ascii="Times New Roman" w:hAnsi="Times New Roman"/>
          <w:color w:val="595959"/>
          <w:sz w:val="24"/>
          <w:szCs w:val="24"/>
        </w:rPr>
        <w:tab/>
      </w:r>
      <w:r w:rsidRPr="003A7324">
        <w:rPr>
          <w:rFonts w:ascii="Times New Roman" w:hAnsi="Times New Roman"/>
          <w:sz w:val="24"/>
          <w:szCs w:val="24"/>
        </w:rPr>
        <w:t>Outstanding Oral Presentation (Third Place), Drug Discovery &amp; Development Colloquium, University of Arkansas for Medical Sciences, Little Rock, AR, USA</w:t>
      </w:r>
    </w:p>
    <w:p w14:paraId="43B3233C"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2016 – 2021</w:t>
      </w:r>
      <w:r w:rsidRPr="003A7324">
        <w:rPr>
          <w:rFonts w:ascii="Times New Roman" w:hAnsi="Times New Roman"/>
          <w:color w:val="595959"/>
          <w:sz w:val="24"/>
          <w:szCs w:val="24"/>
        </w:rPr>
        <w:tab/>
      </w:r>
      <w:r w:rsidRPr="003A7324">
        <w:rPr>
          <w:rFonts w:ascii="Times New Roman" w:hAnsi="Times New Roman"/>
          <w:sz w:val="24"/>
          <w:szCs w:val="24"/>
        </w:rPr>
        <w:t>Graduate Research Assistant Award (Full tuition waiver, stipend, and health insurance), NIH Program Project Grant AG012411-17A1, Department of Information Science, UALR &amp; UAMS, Little Rock, AR, USA</w:t>
      </w:r>
    </w:p>
    <w:p w14:paraId="4A5B8079"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2015 – 2016</w:t>
      </w:r>
      <w:r w:rsidRPr="003A7324">
        <w:rPr>
          <w:rFonts w:ascii="Times New Roman" w:hAnsi="Times New Roman"/>
          <w:color w:val="595959"/>
          <w:sz w:val="24"/>
          <w:szCs w:val="24"/>
        </w:rPr>
        <w:tab/>
      </w:r>
      <w:r w:rsidRPr="003A7324">
        <w:rPr>
          <w:rFonts w:ascii="Times New Roman" w:hAnsi="Times New Roman"/>
          <w:sz w:val="24"/>
          <w:szCs w:val="24"/>
        </w:rPr>
        <w:t>Graduate Research Assistant Award (Full tuition waiver, stipend, and health insurance), Department of Information Sciences, University of Arkansas at Little Rock, Little Rock, AR, USA</w:t>
      </w:r>
    </w:p>
    <w:p w14:paraId="335C8D55"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2014 – 2015</w:t>
      </w:r>
      <w:r w:rsidRPr="003A7324">
        <w:rPr>
          <w:rFonts w:ascii="Times New Roman" w:hAnsi="Times New Roman"/>
          <w:color w:val="595959"/>
          <w:sz w:val="24"/>
          <w:szCs w:val="24"/>
        </w:rPr>
        <w:tab/>
      </w:r>
      <w:r w:rsidRPr="003A7324">
        <w:rPr>
          <w:rFonts w:ascii="Times New Roman" w:hAnsi="Times New Roman"/>
          <w:sz w:val="24"/>
          <w:szCs w:val="24"/>
        </w:rPr>
        <w:t>Faculty Award: Outstanding Graduate Student, Department of Mathematics and Statistics, East Tennessee State University, Johnson City, TN, USA</w:t>
      </w:r>
    </w:p>
    <w:p w14:paraId="00A6B486"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2014 – 2015</w:t>
      </w:r>
      <w:r w:rsidRPr="003A7324">
        <w:rPr>
          <w:rFonts w:ascii="Times New Roman" w:hAnsi="Times New Roman"/>
          <w:color w:val="595959"/>
          <w:sz w:val="24"/>
          <w:szCs w:val="24"/>
        </w:rPr>
        <w:tab/>
      </w:r>
      <w:r w:rsidRPr="003A7324">
        <w:rPr>
          <w:rFonts w:ascii="Times New Roman" w:hAnsi="Times New Roman"/>
          <w:sz w:val="24"/>
          <w:szCs w:val="24"/>
        </w:rPr>
        <w:t>Graduate Teaching Associate Award (Full tuition waiver and stipend), Department of Mathematics and Statistics, East Tennessee State University, Johnson City, TN, USA</w:t>
      </w:r>
    </w:p>
    <w:p w14:paraId="16682677"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2013 – 2014</w:t>
      </w:r>
      <w:r w:rsidRPr="003A7324">
        <w:rPr>
          <w:rFonts w:ascii="Times New Roman" w:hAnsi="Times New Roman"/>
          <w:color w:val="595959"/>
          <w:sz w:val="24"/>
          <w:szCs w:val="24"/>
        </w:rPr>
        <w:tab/>
      </w:r>
      <w:r w:rsidRPr="003A7324">
        <w:rPr>
          <w:rFonts w:ascii="Times New Roman" w:hAnsi="Times New Roman"/>
          <w:sz w:val="24"/>
          <w:szCs w:val="24"/>
        </w:rPr>
        <w:t>Graduate Teaching Assistant Award (Full tuition waiver and stipend), Department of Mathematics and Statistics, East Tennessee State University, Johnson City, TN, USA</w:t>
      </w:r>
    </w:p>
    <w:p w14:paraId="34985609"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COMPUTATIONAL PROGRAMMING AND SOFTWARE SKILLS</w:t>
      </w:r>
    </w:p>
    <w:p w14:paraId="53295C17" w14:textId="77777777" w:rsidR="006F1299" w:rsidRPr="003A7324" w:rsidRDefault="00344208" w:rsidP="003A7324">
      <w:pPr>
        <w:pStyle w:val="CVSubheading"/>
        <w:spacing w:line="360" w:lineRule="auto"/>
        <w:rPr>
          <w:rFonts w:ascii="Times New Roman" w:hAnsi="Times New Roman"/>
          <w:sz w:val="24"/>
          <w:szCs w:val="24"/>
        </w:rPr>
      </w:pPr>
      <w:r w:rsidRPr="003A7324">
        <w:rPr>
          <w:rFonts w:ascii="Times New Roman" w:hAnsi="Times New Roman"/>
          <w:sz w:val="24"/>
          <w:szCs w:val="24"/>
        </w:rPr>
        <w:t>Statistical &amp; Data Science Software:</w:t>
      </w:r>
    </w:p>
    <w:p w14:paraId="74BEC51E" w14:textId="77777777" w:rsidR="006F1299" w:rsidRPr="003A7324" w:rsidRDefault="00344208" w:rsidP="003A7324">
      <w:pPr>
        <w:spacing w:line="360" w:lineRule="auto"/>
        <w:rPr>
          <w:rFonts w:ascii="Times New Roman" w:hAnsi="Times New Roman"/>
          <w:sz w:val="24"/>
          <w:szCs w:val="24"/>
        </w:rPr>
      </w:pPr>
      <w:r w:rsidRPr="003A7324">
        <w:rPr>
          <w:rFonts w:ascii="Times New Roman" w:hAnsi="Times New Roman"/>
          <w:sz w:val="24"/>
          <w:szCs w:val="24"/>
        </w:rPr>
        <w:t>R Statistical Software, SAS, Python, Graph Pad Prism, Minitab, Hadoop, Apache, Bash scripting, SPSS</w:t>
      </w:r>
    </w:p>
    <w:p w14:paraId="559D017D" w14:textId="77777777" w:rsidR="006F1299" w:rsidRPr="003A7324" w:rsidRDefault="00344208" w:rsidP="003A7324">
      <w:pPr>
        <w:pStyle w:val="CVSubheading"/>
        <w:spacing w:line="360" w:lineRule="auto"/>
        <w:rPr>
          <w:rFonts w:ascii="Times New Roman" w:hAnsi="Times New Roman"/>
          <w:sz w:val="24"/>
          <w:szCs w:val="24"/>
        </w:rPr>
      </w:pPr>
      <w:r w:rsidRPr="003A7324">
        <w:rPr>
          <w:rFonts w:ascii="Times New Roman" w:hAnsi="Times New Roman"/>
          <w:sz w:val="24"/>
          <w:szCs w:val="24"/>
        </w:rPr>
        <w:t>Molecular Modeling &amp; Simulation:</w:t>
      </w:r>
    </w:p>
    <w:p w14:paraId="034F0057" w14:textId="77777777" w:rsidR="006F1299" w:rsidRPr="003A7324" w:rsidRDefault="00344208" w:rsidP="003A7324">
      <w:pPr>
        <w:spacing w:line="360" w:lineRule="auto"/>
        <w:rPr>
          <w:rFonts w:ascii="Times New Roman" w:hAnsi="Times New Roman"/>
          <w:sz w:val="24"/>
          <w:szCs w:val="24"/>
        </w:rPr>
      </w:pPr>
      <w:r w:rsidRPr="003A7324">
        <w:rPr>
          <w:rFonts w:ascii="Times New Roman" w:hAnsi="Times New Roman"/>
          <w:sz w:val="24"/>
          <w:szCs w:val="24"/>
        </w:rPr>
        <w:t>Gromacs, Discovery Studio, Maestro Schrödinger, AutoDock Vina, Raccoon, Modeler, Chimera, Cytoscape, Sybyl</w:t>
      </w:r>
    </w:p>
    <w:p w14:paraId="08CCBA9D" w14:textId="77777777" w:rsidR="006F1299" w:rsidRPr="003A7324" w:rsidRDefault="00344208" w:rsidP="003A7324">
      <w:pPr>
        <w:pStyle w:val="CVSubheading"/>
        <w:spacing w:line="360" w:lineRule="auto"/>
        <w:rPr>
          <w:rFonts w:ascii="Times New Roman" w:hAnsi="Times New Roman"/>
          <w:sz w:val="24"/>
          <w:szCs w:val="24"/>
        </w:rPr>
      </w:pPr>
      <w:r w:rsidRPr="003A7324">
        <w:rPr>
          <w:rFonts w:ascii="Times New Roman" w:hAnsi="Times New Roman"/>
          <w:sz w:val="24"/>
          <w:szCs w:val="24"/>
        </w:rPr>
        <w:t>Operating Systems &amp; Applications:</w:t>
      </w:r>
    </w:p>
    <w:p w14:paraId="311FC492" w14:textId="77777777" w:rsidR="006F1299" w:rsidRPr="003A7324" w:rsidRDefault="00344208" w:rsidP="003A7324">
      <w:pPr>
        <w:spacing w:line="360" w:lineRule="auto"/>
        <w:rPr>
          <w:rFonts w:ascii="Times New Roman" w:hAnsi="Times New Roman"/>
          <w:sz w:val="24"/>
          <w:szCs w:val="24"/>
        </w:rPr>
      </w:pPr>
      <w:r w:rsidRPr="003A7324">
        <w:rPr>
          <w:rFonts w:ascii="Times New Roman" w:hAnsi="Times New Roman"/>
          <w:sz w:val="24"/>
          <w:szCs w:val="24"/>
        </w:rPr>
        <w:t>Linux/Ubuntu, LaTeX, Windows, Android, Microsoft Office (Word, Excel, PowerPoint)</w:t>
      </w:r>
    </w:p>
    <w:p w14:paraId="2AC4F3F7" w14:textId="77777777" w:rsidR="006F1299" w:rsidRPr="003A7324" w:rsidRDefault="00344208" w:rsidP="003A7324">
      <w:pPr>
        <w:pStyle w:val="CVPartHeading"/>
        <w:spacing w:line="360" w:lineRule="auto"/>
        <w:rPr>
          <w:rFonts w:ascii="Times New Roman" w:hAnsi="Times New Roman"/>
        </w:rPr>
      </w:pPr>
      <w:r w:rsidRPr="003A7324">
        <w:rPr>
          <w:rFonts w:ascii="Times New Roman" w:hAnsi="Times New Roman"/>
        </w:rPr>
        <w:lastRenderedPageBreak/>
        <w:t>A. SERVICE</w:t>
      </w:r>
    </w:p>
    <w:p w14:paraId="60D01AA4"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PROFESSIONAL MEMBERSHIPS AND OFFICES</w:t>
      </w:r>
    </w:p>
    <w:p w14:paraId="2A9AE7D9"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2024 – Present</w:t>
      </w:r>
      <w:r w:rsidRPr="003A7324">
        <w:rPr>
          <w:rFonts w:ascii="Times New Roman" w:hAnsi="Times New Roman"/>
          <w:color w:val="595959"/>
          <w:sz w:val="24"/>
          <w:szCs w:val="24"/>
        </w:rPr>
        <w:tab/>
      </w:r>
      <w:r w:rsidRPr="003A7324">
        <w:rPr>
          <w:rFonts w:ascii="Times New Roman" w:hAnsi="Times New Roman"/>
          <w:sz w:val="24"/>
          <w:szCs w:val="24"/>
        </w:rPr>
        <w:t>Member, Delta Omega National Honorary Society in Public Health–Eta Chapter, LA, USA</w:t>
      </w:r>
    </w:p>
    <w:p w14:paraId="13BD3EF6"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2023 – Present</w:t>
      </w:r>
      <w:r w:rsidRPr="003A7324">
        <w:rPr>
          <w:rFonts w:ascii="Times New Roman" w:hAnsi="Times New Roman"/>
          <w:color w:val="595959"/>
          <w:sz w:val="24"/>
          <w:szCs w:val="24"/>
        </w:rPr>
        <w:tab/>
      </w:r>
      <w:r w:rsidRPr="003A7324">
        <w:rPr>
          <w:rFonts w:ascii="Times New Roman" w:hAnsi="Times New Roman"/>
          <w:sz w:val="24"/>
          <w:szCs w:val="24"/>
        </w:rPr>
        <w:t>Member, International Society for Computational Biology</w:t>
      </w:r>
    </w:p>
    <w:p w14:paraId="5E250FA6"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2023 – Present</w:t>
      </w:r>
      <w:r w:rsidRPr="003A7324">
        <w:rPr>
          <w:rFonts w:ascii="Times New Roman" w:hAnsi="Times New Roman"/>
          <w:color w:val="595959"/>
          <w:sz w:val="24"/>
          <w:szCs w:val="24"/>
        </w:rPr>
        <w:tab/>
      </w:r>
      <w:r w:rsidRPr="003A7324">
        <w:rPr>
          <w:rFonts w:ascii="Times New Roman" w:hAnsi="Times New Roman"/>
          <w:sz w:val="24"/>
          <w:szCs w:val="24"/>
        </w:rPr>
        <w:t>Member, American Statistical Association, USA</w:t>
      </w:r>
    </w:p>
    <w:p w14:paraId="4ED63A8E"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2023 – Present</w:t>
      </w:r>
      <w:r w:rsidRPr="003A7324">
        <w:rPr>
          <w:rFonts w:ascii="Times New Roman" w:hAnsi="Times New Roman"/>
          <w:color w:val="595959"/>
          <w:sz w:val="24"/>
          <w:szCs w:val="24"/>
        </w:rPr>
        <w:tab/>
      </w:r>
      <w:r w:rsidRPr="003A7324">
        <w:rPr>
          <w:rFonts w:ascii="Times New Roman" w:hAnsi="Times New Roman"/>
          <w:sz w:val="24"/>
          <w:szCs w:val="24"/>
        </w:rPr>
        <w:t>Member, American Mathematical Association, USA</w:t>
      </w:r>
    </w:p>
    <w:p w14:paraId="0B913EF8"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2021 – Present</w:t>
      </w:r>
      <w:r w:rsidRPr="003A7324">
        <w:rPr>
          <w:rFonts w:ascii="Times New Roman" w:hAnsi="Times New Roman"/>
          <w:color w:val="595959"/>
          <w:sz w:val="24"/>
          <w:szCs w:val="24"/>
        </w:rPr>
        <w:tab/>
      </w:r>
      <w:r w:rsidRPr="003A7324">
        <w:rPr>
          <w:rFonts w:ascii="Times New Roman" w:hAnsi="Times New Roman"/>
          <w:sz w:val="24"/>
          <w:szCs w:val="24"/>
        </w:rPr>
        <w:t>Member, American Association of University Professors, USA</w:t>
      </w:r>
    </w:p>
    <w:p w14:paraId="5E295A5A"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2019 – Present</w:t>
      </w:r>
      <w:r w:rsidRPr="003A7324">
        <w:rPr>
          <w:rFonts w:ascii="Times New Roman" w:hAnsi="Times New Roman"/>
          <w:color w:val="595959"/>
          <w:sz w:val="24"/>
          <w:szCs w:val="24"/>
        </w:rPr>
        <w:tab/>
      </w:r>
      <w:r w:rsidRPr="003A7324">
        <w:rPr>
          <w:rFonts w:ascii="Times New Roman" w:hAnsi="Times New Roman"/>
          <w:sz w:val="24"/>
          <w:szCs w:val="24"/>
        </w:rPr>
        <w:t>Member, American Association of Pharmaceutical Scientists–UAMS Chapter, AR, USA</w:t>
      </w:r>
    </w:p>
    <w:p w14:paraId="737C199D"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2016 – Present</w:t>
      </w:r>
      <w:r w:rsidRPr="003A7324">
        <w:rPr>
          <w:rFonts w:ascii="Times New Roman" w:hAnsi="Times New Roman"/>
          <w:color w:val="595959"/>
          <w:sz w:val="24"/>
          <w:szCs w:val="24"/>
        </w:rPr>
        <w:tab/>
      </w:r>
      <w:r w:rsidRPr="003A7324">
        <w:rPr>
          <w:rFonts w:ascii="Times New Roman" w:hAnsi="Times New Roman"/>
          <w:sz w:val="24"/>
          <w:szCs w:val="24"/>
        </w:rPr>
        <w:t>Member, Drug Discovery and Colloquium/MALTO, AR, USA</w:t>
      </w:r>
    </w:p>
    <w:p w14:paraId="7AEFA3F4" w14:textId="77777777" w:rsidR="00523F73" w:rsidRPr="003A7324" w:rsidRDefault="008A34F6"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2016 – 2017</w:t>
      </w:r>
      <w:r w:rsidRPr="003A7324">
        <w:rPr>
          <w:rFonts w:ascii="Times New Roman" w:hAnsi="Times New Roman"/>
          <w:color w:val="595959"/>
          <w:sz w:val="24"/>
          <w:szCs w:val="24"/>
        </w:rPr>
        <w:tab/>
      </w:r>
      <w:r w:rsidRPr="003A7324">
        <w:rPr>
          <w:rFonts w:ascii="Times New Roman" w:hAnsi="Times New Roman"/>
          <w:sz w:val="24"/>
          <w:szCs w:val="24"/>
        </w:rPr>
        <w:t>Co-chair, Next Generation Sequence Section, MCBIOS Conference, Memphis, TN, USA</w:t>
      </w:r>
    </w:p>
    <w:p w14:paraId="5671B4A9" w14:textId="77777777" w:rsidR="006F1299" w:rsidRPr="003A7324" w:rsidRDefault="00344208" w:rsidP="003A7324">
      <w:pPr>
        <w:pStyle w:val="CVDatedEntryContinued"/>
        <w:spacing w:line="360" w:lineRule="auto"/>
        <w:rPr>
          <w:rFonts w:ascii="Times New Roman" w:hAnsi="Times New Roman"/>
          <w:sz w:val="24"/>
          <w:szCs w:val="24"/>
        </w:rPr>
      </w:pPr>
      <w:r w:rsidRPr="003A7324">
        <w:rPr>
          <w:rFonts w:ascii="Times New Roman" w:hAnsi="Times New Roman"/>
          <w:sz w:val="24"/>
          <w:szCs w:val="24"/>
        </w:rPr>
        <w:t>Vice President, UALR &amp; UAMS Bioinformatics Club–Chapter of the MCBIOS, AR, USA</w:t>
      </w:r>
    </w:p>
    <w:p w14:paraId="632C9C52"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2015 – Present</w:t>
      </w:r>
      <w:r w:rsidRPr="003A7324">
        <w:rPr>
          <w:rFonts w:ascii="Times New Roman" w:hAnsi="Times New Roman"/>
          <w:color w:val="595959"/>
          <w:sz w:val="24"/>
          <w:szCs w:val="24"/>
        </w:rPr>
        <w:tab/>
      </w:r>
      <w:r w:rsidRPr="003A7324">
        <w:rPr>
          <w:rFonts w:ascii="Times New Roman" w:hAnsi="Times New Roman"/>
          <w:sz w:val="24"/>
          <w:szCs w:val="24"/>
        </w:rPr>
        <w:t>Member, Midsouth Computational Biology and Bioinformatics Society, USA</w:t>
      </w:r>
    </w:p>
    <w:p w14:paraId="4175E954"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2015</w:t>
      </w:r>
      <w:r w:rsidRPr="003A7324">
        <w:rPr>
          <w:rFonts w:ascii="Times New Roman" w:hAnsi="Times New Roman"/>
          <w:color w:val="595959"/>
          <w:sz w:val="24"/>
          <w:szCs w:val="24"/>
        </w:rPr>
        <w:tab/>
      </w:r>
      <w:r w:rsidRPr="003A7324">
        <w:rPr>
          <w:rFonts w:ascii="Times New Roman" w:hAnsi="Times New Roman"/>
          <w:sz w:val="24"/>
          <w:szCs w:val="24"/>
        </w:rPr>
        <w:t>Member, Kappa Mu Epsilon (KME) Tennessee Beta Chapter, TN, USA</w:t>
      </w:r>
    </w:p>
    <w:p w14:paraId="638518CD"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2014 – 2015</w:t>
      </w:r>
      <w:r w:rsidRPr="003A7324">
        <w:rPr>
          <w:rFonts w:ascii="Times New Roman" w:hAnsi="Times New Roman"/>
          <w:color w:val="595959"/>
          <w:sz w:val="24"/>
          <w:szCs w:val="24"/>
        </w:rPr>
        <w:tab/>
      </w:r>
      <w:r w:rsidRPr="003A7324">
        <w:rPr>
          <w:rFonts w:ascii="Times New Roman" w:hAnsi="Times New Roman"/>
          <w:sz w:val="24"/>
          <w:szCs w:val="24"/>
        </w:rPr>
        <w:t>Member, American Mathematical Society, USA</w:t>
      </w:r>
    </w:p>
    <w:p w14:paraId="04154FC9" w14:textId="77777777" w:rsidR="007E523F" w:rsidRPr="003A7324" w:rsidRDefault="007E523F"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2002 – 2004</w:t>
      </w:r>
      <w:r w:rsidRPr="003A7324">
        <w:rPr>
          <w:rFonts w:ascii="Times New Roman" w:hAnsi="Times New Roman"/>
          <w:color w:val="595959"/>
          <w:sz w:val="24"/>
          <w:szCs w:val="24"/>
        </w:rPr>
        <w:tab/>
      </w:r>
      <w:r w:rsidRPr="003A7324">
        <w:rPr>
          <w:rFonts w:ascii="Times New Roman" w:hAnsi="Times New Roman"/>
          <w:sz w:val="24"/>
          <w:szCs w:val="24"/>
        </w:rPr>
        <w:t>Founder and President, Wildlife Conservation Club, University Practice Senior High School, Cape Coast, Central Region, Ghana. Founded ecology and conservation club, organized workshops, mentored future leaders.</w:t>
      </w:r>
    </w:p>
    <w:p w14:paraId="40A2874B" w14:textId="77777777" w:rsidR="007E523F" w:rsidRPr="003A7324" w:rsidRDefault="00BE57DB"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2003 – 2004</w:t>
      </w:r>
      <w:r w:rsidRPr="003A7324">
        <w:rPr>
          <w:rFonts w:ascii="Times New Roman" w:hAnsi="Times New Roman"/>
          <w:color w:val="595959"/>
          <w:sz w:val="24"/>
          <w:szCs w:val="24"/>
        </w:rPr>
        <w:tab/>
      </w:r>
      <w:r w:rsidRPr="003A7324">
        <w:rPr>
          <w:rFonts w:ascii="Times New Roman" w:hAnsi="Times New Roman"/>
          <w:sz w:val="24"/>
          <w:szCs w:val="24"/>
        </w:rPr>
        <w:t>Pra House Prefect, University Practice Senior High School, Cape Coast, Central Region, Ghana.</w:t>
      </w:r>
    </w:p>
    <w:p w14:paraId="362D27B5" w14:textId="77777777" w:rsidR="007E523F" w:rsidRPr="003A7324" w:rsidRDefault="007E523F"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2003 – 2004</w:t>
      </w:r>
      <w:r w:rsidRPr="003A7324">
        <w:rPr>
          <w:rFonts w:ascii="Times New Roman" w:hAnsi="Times New Roman"/>
          <w:color w:val="595959"/>
          <w:sz w:val="24"/>
          <w:szCs w:val="24"/>
        </w:rPr>
        <w:tab/>
      </w:r>
      <w:r w:rsidRPr="003A7324">
        <w:rPr>
          <w:rFonts w:ascii="Times New Roman" w:hAnsi="Times New Roman"/>
          <w:sz w:val="24"/>
          <w:szCs w:val="24"/>
        </w:rPr>
        <w:t>Board Member, Students Representative Council (SRC), University Practice Senior High School, Cape Coast, Central Region, Ghana.</w:t>
      </w:r>
    </w:p>
    <w:p w14:paraId="7D590DF6" w14:textId="77777777" w:rsidR="007E523F" w:rsidRPr="003A7324" w:rsidRDefault="007E523F"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1999 – 2001</w:t>
      </w:r>
      <w:r w:rsidRPr="003A7324">
        <w:rPr>
          <w:rFonts w:ascii="Times New Roman" w:hAnsi="Times New Roman"/>
          <w:color w:val="595959"/>
          <w:sz w:val="24"/>
          <w:szCs w:val="24"/>
        </w:rPr>
        <w:tab/>
      </w:r>
      <w:r w:rsidRPr="003A7324">
        <w:rPr>
          <w:rFonts w:ascii="Times New Roman" w:hAnsi="Times New Roman"/>
          <w:sz w:val="24"/>
          <w:szCs w:val="24"/>
        </w:rPr>
        <w:t>Library Prefect, Tuwohofo Holly International School, Akotokyir, Cape Coast, Central Region, Ghana.</w:t>
      </w:r>
    </w:p>
    <w:p w14:paraId="5C7993F2"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lastRenderedPageBreak/>
        <w:t>EDITORIAL AND PEER-REVIEW ACTIVITIES</w:t>
      </w:r>
    </w:p>
    <w:p w14:paraId="3F2D953D" w14:textId="77777777" w:rsidR="00B25057" w:rsidRPr="003A7324" w:rsidRDefault="00B25057" w:rsidP="003A7324">
      <w:pPr>
        <w:pStyle w:val="CVSubheading"/>
        <w:spacing w:line="360" w:lineRule="auto"/>
        <w:rPr>
          <w:rFonts w:ascii="Times New Roman" w:hAnsi="Times New Roman"/>
          <w:sz w:val="24"/>
          <w:szCs w:val="24"/>
        </w:rPr>
      </w:pPr>
      <w:r w:rsidRPr="003A7324">
        <w:rPr>
          <w:rFonts w:ascii="Times New Roman" w:hAnsi="Times New Roman"/>
          <w:sz w:val="24"/>
          <w:szCs w:val="24"/>
        </w:rPr>
        <w:t>Editorial Board Membership</w:t>
      </w:r>
    </w:p>
    <w:p w14:paraId="52C31555" w14:textId="77777777" w:rsidR="00B25057" w:rsidRPr="003A7324" w:rsidRDefault="00B25057" w:rsidP="003A7324">
      <w:pPr>
        <w:pStyle w:val="CVYear"/>
        <w:spacing w:line="360" w:lineRule="auto"/>
        <w:rPr>
          <w:rFonts w:ascii="Times New Roman" w:hAnsi="Times New Roman"/>
          <w:sz w:val="24"/>
          <w:szCs w:val="24"/>
        </w:rPr>
      </w:pPr>
      <w:r w:rsidRPr="003A7324">
        <w:rPr>
          <w:rFonts w:ascii="Times New Roman" w:hAnsi="Times New Roman"/>
          <w:sz w:val="24"/>
          <w:szCs w:val="24"/>
        </w:rPr>
        <w:t>2026 – Present</w:t>
      </w:r>
    </w:p>
    <w:p w14:paraId="2116455B" w14:textId="77777777" w:rsidR="00D87333" w:rsidRPr="003A7324" w:rsidRDefault="00D87333" w:rsidP="003A7324">
      <w:pPr>
        <w:pStyle w:val="CVListItem"/>
        <w:numPr>
          <w:ilvl w:val="0"/>
          <w:numId w:val="38"/>
        </w:numPr>
        <w:spacing w:line="360" w:lineRule="auto"/>
        <w:ind w:left="432" w:hanging="432"/>
        <w:rPr>
          <w:rFonts w:ascii="Times New Roman" w:hAnsi="Times New Roman"/>
          <w:sz w:val="24"/>
          <w:szCs w:val="24"/>
        </w:rPr>
      </w:pPr>
      <w:r w:rsidRPr="003A7324">
        <w:rPr>
          <w:rFonts w:ascii="Times New Roman" w:hAnsi="Times New Roman"/>
          <w:sz w:val="24"/>
          <w:szCs w:val="24"/>
        </w:rPr>
        <w:t>Associate Editor, Journal of Medical Internet Research (JMIR Aging)</w:t>
      </w:r>
    </w:p>
    <w:p w14:paraId="6E6F87FA" w14:textId="755029C3" w:rsidR="00B25057" w:rsidRPr="003A7324" w:rsidRDefault="009C13F0" w:rsidP="003A7324">
      <w:pPr>
        <w:pStyle w:val="CVListItem"/>
        <w:numPr>
          <w:ilvl w:val="0"/>
          <w:numId w:val="38"/>
        </w:numPr>
        <w:spacing w:line="360" w:lineRule="auto"/>
        <w:ind w:left="432" w:hanging="432"/>
        <w:rPr>
          <w:rFonts w:ascii="Times New Roman" w:hAnsi="Times New Roman"/>
          <w:sz w:val="24"/>
          <w:szCs w:val="24"/>
        </w:rPr>
      </w:pPr>
      <w:r w:rsidRPr="009C13F0">
        <w:rPr>
          <w:rFonts w:ascii="Times New Roman" w:hAnsi="Times New Roman"/>
          <w:sz w:val="24"/>
          <w:szCs w:val="24"/>
        </w:rPr>
        <w:t>Associate Editor</w:t>
      </w:r>
      <w:r w:rsidR="00B25057" w:rsidRPr="003A7324">
        <w:rPr>
          <w:rFonts w:ascii="Times New Roman" w:hAnsi="Times New Roman"/>
          <w:sz w:val="24"/>
          <w:szCs w:val="24"/>
        </w:rPr>
        <w:t xml:space="preserve">, </w:t>
      </w:r>
      <w:r w:rsidR="00B25057" w:rsidRPr="003A7324">
        <w:rPr>
          <w:rFonts w:ascii="Times New Roman" w:hAnsi="Times New Roman"/>
          <w:i/>
          <w:iCs/>
          <w:sz w:val="24"/>
          <w:szCs w:val="24"/>
        </w:rPr>
        <w:t>Scientific Reports</w:t>
      </w:r>
      <w:r w:rsidR="00B25057" w:rsidRPr="003A7324">
        <w:rPr>
          <w:rFonts w:ascii="Times New Roman" w:hAnsi="Times New Roman"/>
          <w:sz w:val="24"/>
          <w:szCs w:val="24"/>
        </w:rPr>
        <w:t xml:space="preserve"> (Springer Nature)</w:t>
      </w:r>
    </w:p>
    <w:p w14:paraId="47C06C71" w14:textId="77777777" w:rsidR="006F1299" w:rsidRPr="003A7324" w:rsidRDefault="00344208" w:rsidP="003A7324">
      <w:pPr>
        <w:pStyle w:val="CVSubheading"/>
        <w:spacing w:line="360" w:lineRule="auto"/>
        <w:rPr>
          <w:rFonts w:ascii="Times New Roman" w:hAnsi="Times New Roman"/>
          <w:sz w:val="24"/>
          <w:szCs w:val="24"/>
        </w:rPr>
      </w:pPr>
      <w:proofErr w:type="gramStart"/>
      <w:r w:rsidRPr="003A7324">
        <w:rPr>
          <w:rFonts w:ascii="Times New Roman" w:hAnsi="Times New Roman"/>
          <w:sz w:val="24"/>
          <w:szCs w:val="24"/>
        </w:rPr>
        <w:t>Refereed</w:t>
      </w:r>
      <w:proofErr w:type="gramEnd"/>
      <w:r w:rsidRPr="003A7324">
        <w:rPr>
          <w:rFonts w:ascii="Times New Roman" w:hAnsi="Times New Roman"/>
          <w:sz w:val="24"/>
          <w:szCs w:val="24"/>
        </w:rPr>
        <w:t xml:space="preserve"> Journals</w:t>
      </w:r>
    </w:p>
    <w:p w14:paraId="3C0D172C" w14:textId="77777777" w:rsidR="000816EB" w:rsidRPr="003A7324" w:rsidRDefault="000816EB" w:rsidP="003A7324">
      <w:pPr>
        <w:pStyle w:val="CVYear"/>
        <w:spacing w:line="360" w:lineRule="auto"/>
        <w:rPr>
          <w:rFonts w:ascii="Times New Roman" w:hAnsi="Times New Roman"/>
          <w:sz w:val="24"/>
          <w:szCs w:val="24"/>
        </w:rPr>
      </w:pPr>
      <w:r w:rsidRPr="003A7324">
        <w:rPr>
          <w:rFonts w:ascii="Times New Roman" w:hAnsi="Times New Roman"/>
          <w:sz w:val="24"/>
          <w:szCs w:val="24"/>
        </w:rPr>
        <w:t>2026 – Present</w:t>
      </w:r>
    </w:p>
    <w:p w14:paraId="5D3ED0F1" w14:textId="60991C4A" w:rsidR="000816EB" w:rsidRPr="003A7324" w:rsidRDefault="009C13F0" w:rsidP="003A7324">
      <w:pPr>
        <w:pStyle w:val="CVListItem"/>
        <w:numPr>
          <w:ilvl w:val="0"/>
          <w:numId w:val="39"/>
        </w:numPr>
        <w:spacing w:line="360" w:lineRule="auto"/>
        <w:ind w:left="432" w:hanging="432"/>
        <w:rPr>
          <w:rFonts w:ascii="Times New Roman" w:hAnsi="Times New Roman"/>
          <w:bCs/>
          <w:sz w:val="24"/>
          <w:szCs w:val="24"/>
        </w:rPr>
      </w:pPr>
      <w:r>
        <w:rPr>
          <w:rFonts w:ascii="Times New Roman" w:hAnsi="Times New Roman"/>
          <w:bCs/>
          <w:sz w:val="24"/>
          <w:szCs w:val="24"/>
        </w:rPr>
        <w:t>Reviewer</w:t>
      </w:r>
      <w:r w:rsidR="000816EB" w:rsidRPr="003A7324">
        <w:rPr>
          <w:rFonts w:ascii="Times New Roman" w:hAnsi="Times New Roman"/>
          <w:bCs/>
          <w:sz w:val="24"/>
          <w:szCs w:val="24"/>
        </w:rPr>
        <w:t>, Journal of Medical Internet Research (JMIR Aging)</w:t>
      </w:r>
    </w:p>
    <w:p w14:paraId="4DE2A536" w14:textId="75B64584" w:rsidR="000816EB" w:rsidRPr="003A7324" w:rsidRDefault="009C13F0" w:rsidP="003A7324">
      <w:pPr>
        <w:pStyle w:val="CVListItem"/>
        <w:numPr>
          <w:ilvl w:val="0"/>
          <w:numId w:val="39"/>
        </w:numPr>
        <w:spacing w:line="360" w:lineRule="auto"/>
        <w:ind w:left="432" w:hanging="432"/>
        <w:rPr>
          <w:rFonts w:ascii="Times New Roman" w:hAnsi="Times New Roman"/>
          <w:bCs/>
          <w:sz w:val="24"/>
          <w:szCs w:val="24"/>
        </w:rPr>
      </w:pPr>
      <w:r>
        <w:rPr>
          <w:rFonts w:ascii="Times New Roman" w:hAnsi="Times New Roman"/>
          <w:bCs/>
          <w:sz w:val="24"/>
          <w:szCs w:val="24"/>
        </w:rPr>
        <w:t>Reviewer</w:t>
      </w:r>
      <w:r w:rsidR="000816EB" w:rsidRPr="003A7324">
        <w:rPr>
          <w:rFonts w:ascii="Times New Roman" w:hAnsi="Times New Roman"/>
          <w:bCs/>
          <w:sz w:val="24"/>
          <w:szCs w:val="24"/>
        </w:rPr>
        <w:t>, PLOS Digital Health</w:t>
      </w:r>
    </w:p>
    <w:p w14:paraId="0AE8E588" w14:textId="68FFC2AD" w:rsidR="000816EB" w:rsidRPr="003A7324" w:rsidRDefault="009C13F0" w:rsidP="003A7324">
      <w:pPr>
        <w:pStyle w:val="CVListItem"/>
        <w:numPr>
          <w:ilvl w:val="0"/>
          <w:numId w:val="39"/>
        </w:numPr>
        <w:spacing w:line="360" w:lineRule="auto"/>
        <w:ind w:left="432" w:hanging="432"/>
        <w:rPr>
          <w:rFonts w:ascii="Times New Roman" w:hAnsi="Times New Roman"/>
          <w:bCs/>
          <w:sz w:val="24"/>
          <w:szCs w:val="24"/>
        </w:rPr>
      </w:pPr>
      <w:r>
        <w:rPr>
          <w:rFonts w:ascii="Times New Roman" w:hAnsi="Times New Roman"/>
          <w:bCs/>
          <w:sz w:val="24"/>
          <w:szCs w:val="24"/>
        </w:rPr>
        <w:t>Reviewer</w:t>
      </w:r>
      <w:r w:rsidR="000816EB" w:rsidRPr="003A7324">
        <w:rPr>
          <w:rFonts w:ascii="Times New Roman" w:hAnsi="Times New Roman"/>
          <w:bCs/>
          <w:sz w:val="24"/>
          <w:szCs w:val="24"/>
        </w:rPr>
        <w:t>, Information Processing &amp; Management</w:t>
      </w:r>
    </w:p>
    <w:p w14:paraId="23BA4EE0" w14:textId="2FCE075F" w:rsidR="000816EB" w:rsidRPr="003A7324" w:rsidRDefault="009C13F0" w:rsidP="003A7324">
      <w:pPr>
        <w:pStyle w:val="CVListItem"/>
        <w:numPr>
          <w:ilvl w:val="0"/>
          <w:numId w:val="39"/>
        </w:numPr>
        <w:spacing w:line="360" w:lineRule="auto"/>
        <w:ind w:left="432" w:hanging="432"/>
        <w:rPr>
          <w:rFonts w:ascii="Times New Roman" w:hAnsi="Times New Roman"/>
          <w:bCs/>
          <w:sz w:val="24"/>
          <w:szCs w:val="24"/>
        </w:rPr>
      </w:pPr>
      <w:r>
        <w:rPr>
          <w:rFonts w:ascii="Times New Roman" w:hAnsi="Times New Roman"/>
          <w:bCs/>
          <w:sz w:val="24"/>
          <w:szCs w:val="24"/>
        </w:rPr>
        <w:t>Reviewer</w:t>
      </w:r>
      <w:r w:rsidR="000816EB" w:rsidRPr="003A7324">
        <w:rPr>
          <w:rFonts w:ascii="Times New Roman" w:hAnsi="Times New Roman"/>
          <w:bCs/>
          <w:sz w:val="24"/>
          <w:szCs w:val="24"/>
        </w:rPr>
        <w:t>, Journal of Medical Internet Research (JMIR eHealth/mHealth)</w:t>
      </w:r>
    </w:p>
    <w:p w14:paraId="3D70B141" w14:textId="77777777" w:rsidR="000816EB" w:rsidRPr="003A7324" w:rsidRDefault="000816EB" w:rsidP="003A7324">
      <w:pPr>
        <w:pStyle w:val="CVYear"/>
        <w:spacing w:line="360" w:lineRule="auto"/>
        <w:rPr>
          <w:rFonts w:ascii="Times New Roman" w:hAnsi="Times New Roman"/>
          <w:sz w:val="24"/>
          <w:szCs w:val="24"/>
        </w:rPr>
      </w:pPr>
      <w:r w:rsidRPr="003A7324">
        <w:rPr>
          <w:rFonts w:ascii="Times New Roman" w:hAnsi="Times New Roman"/>
          <w:sz w:val="24"/>
          <w:szCs w:val="24"/>
        </w:rPr>
        <w:t>2025 – Present</w:t>
      </w:r>
    </w:p>
    <w:p w14:paraId="274CE833" w14:textId="7F7C8329" w:rsidR="000816EB" w:rsidRPr="003A7324" w:rsidRDefault="00A70208" w:rsidP="003A7324">
      <w:pPr>
        <w:pStyle w:val="CVListItem"/>
        <w:numPr>
          <w:ilvl w:val="0"/>
          <w:numId w:val="40"/>
        </w:numPr>
        <w:spacing w:line="360" w:lineRule="auto"/>
        <w:ind w:left="432" w:hanging="432"/>
        <w:rPr>
          <w:rFonts w:ascii="Times New Roman" w:hAnsi="Times New Roman"/>
          <w:bCs/>
          <w:sz w:val="24"/>
          <w:szCs w:val="24"/>
        </w:rPr>
      </w:pPr>
      <w:r w:rsidRPr="00A70208">
        <w:rPr>
          <w:rFonts w:ascii="Times New Roman" w:hAnsi="Times New Roman"/>
          <w:bCs/>
          <w:sz w:val="24"/>
          <w:szCs w:val="24"/>
        </w:rPr>
        <w:t>Reviewer</w:t>
      </w:r>
      <w:r w:rsidR="000816EB" w:rsidRPr="003A7324">
        <w:rPr>
          <w:rFonts w:ascii="Times New Roman" w:hAnsi="Times New Roman"/>
          <w:bCs/>
          <w:sz w:val="24"/>
          <w:szCs w:val="24"/>
        </w:rPr>
        <w:t>, Journal of Alzheimer’s Disease (JAD)</w:t>
      </w:r>
    </w:p>
    <w:p w14:paraId="4C74C159" w14:textId="7A6F9D06" w:rsidR="000816EB" w:rsidRPr="003A7324" w:rsidRDefault="00A70208" w:rsidP="003A7324">
      <w:pPr>
        <w:pStyle w:val="CVListItem"/>
        <w:numPr>
          <w:ilvl w:val="0"/>
          <w:numId w:val="40"/>
        </w:numPr>
        <w:spacing w:line="360" w:lineRule="auto"/>
        <w:ind w:left="432" w:hanging="432"/>
        <w:rPr>
          <w:rFonts w:ascii="Times New Roman" w:hAnsi="Times New Roman"/>
          <w:bCs/>
          <w:sz w:val="24"/>
          <w:szCs w:val="24"/>
        </w:rPr>
      </w:pPr>
      <w:r w:rsidRPr="00A70208">
        <w:rPr>
          <w:rFonts w:ascii="Times New Roman" w:hAnsi="Times New Roman"/>
          <w:bCs/>
          <w:sz w:val="24"/>
          <w:szCs w:val="24"/>
        </w:rPr>
        <w:t>Reviewer</w:t>
      </w:r>
      <w:r w:rsidR="000816EB" w:rsidRPr="003A7324">
        <w:rPr>
          <w:rFonts w:ascii="Times New Roman" w:hAnsi="Times New Roman"/>
          <w:bCs/>
          <w:sz w:val="24"/>
          <w:szCs w:val="24"/>
        </w:rPr>
        <w:t>, Journal of Medical Internet Research (JMIR Medical Informatics)</w:t>
      </w:r>
    </w:p>
    <w:p w14:paraId="362A3E7C" w14:textId="0176D8AD" w:rsidR="000816EB" w:rsidRPr="003A7324" w:rsidRDefault="00A70208" w:rsidP="003A7324">
      <w:pPr>
        <w:pStyle w:val="CVListItem"/>
        <w:numPr>
          <w:ilvl w:val="0"/>
          <w:numId w:val="40"/>
        </w:numPr>
        <w:spacing w:line="360" w:lineRule="auto"/>
        <w:ind w:left="432" w:hanging="432"/>
        <w:rPr>
          <w:rFonts w:ascii="Times New Roman" w:hAnsi="Times New Roman"/>
          <w:bCs/>
          <w:sz w:val="24"/>
          <w:szCs w:val="24"/>
        </w:rPr>
      </w:pPr>
      <w:r w:rsidRPr="00A70208">
        <w:rPr>
          <w:rFonts w:ascii="Times New Roman" w:hAnsi="Times New Roman"/>
          <w:bCs/>
          <w:sz w:val="24"/>
          <w:szCs w:val="24"/>
        </w:rPr>
        <w:t>Reviewer</w:t>
      </w:r>
      <w:r w:rsidR="000816EB" w:rsidRPr="003A7324">
        <w:rPr>
          <w:rFonts w:ascii="Times New Roman" w:hAnsi="Times New Roman"/>
          <w:bCs/>
          <w:sz w:val="24"/>
          <w:szCs w:val="24"/>
        </w:rPr>
        <w:t>, Journal of Medical Internet Research Public Health and Surveillance</w:t>
      </w:r>
    </w:p>
    <w:p w14:paraId="0DABFC02" w14:textId="6DFE7EB4" w:rsidR="000816EB" w:rsidRPr="003A7324" w:rsidRDefault="00A70208" w:rsidP="003A7324">
      <w:pPr>
        <w:pStyle w:val="CVListItem"/>
        <w:numPr>
          <w:ilvl w:val="0"/>
          <w:numId w:val="40"/>
        </w:numPr>
        <w:spacing w:line="360" w:lineRule="auto"/>
        <w:ind w:left="432" w:hanging="432"/>
        <w:rPr>
          <w:rFonts w:ascii="Times New Roman" w:hAnsi="Times New Roman"/>
          <w:bCs/>
          <w:sz w:val="24"/>
          <w:szCs w:val="24"/>
        </w:rPr>
      </w:pPr>
      <w:r w:rsidRPr="00A70208">
        <w:rPr>
          <w:rFonts w:ascii="Times New Roman" w:hAnsi="Times New Roman"/>
          <w:bCs/>
          <w:sz w:val="24"/>
          <w:szCs w:val="24"/>
        </w:rPr>
        <w:t>Reviewer</w:t>
      </w:r>
      <w:r w:rsidR="000816EB" w:rsidRPr="003A7324">
        <w:rPr>
          <w:rFonts w:ascii="Times New Roman" w:hAnsi="Times New Roman"/>
          <w:bCs/>
          <w:sz w:val="24"/>
          <w:szCs w:val="24"/>
        </w:rPr>
        <w:t>, Advances in Medical Sciences (Elsevier)</w:t>
      </w:r>
    </w:p>
    <w:p w14:paraId="19EF8DDA" w14:textId="7F5529AE" w:rsidR="000816EB" w:rsidRPr="003A7324" w:rsidRDefault="00A70208" w:rsidP="003A7324">
      <w:pPr>
        <w:pStyle w:val="CVListItem"/>
        <w:numPr>
          <w:ilvl w:val="0"/>
          <w:numId w:val="40"/>
        </w:numPr>
        <w:spacing w:line="360" w:lineRule="auto"/>
        <w:ind w:left="432" w:hanging="432"/>
        <w:rPr>
          <w:rFonts w:ascii="Times New Roman" w:hAnsi="Times New Roman"/>
          <w:bCs/>
          <w:sz w:val="24"/>
          <w:szCs w:val="24"/>
        </w:rPr>
      </w:pPr>
      <w:r w:rsidRPr="00A70208">
        <w:rPr>
          <w:rFonts w:ascii="Times New Roman" w:hAnsi="Times New Roman"/>
          <w:bCs/>
          <w:sz w:val="24"/>
          <w:szCs w:val="24"/>
        </w:rPr>
        <w:t>Reviewer</w:t>
      </w:r>
      <w:r w:rsidR="000816EB" w:rsidRPr="003A7324">
        <w:rPr>
          <w:rFonts w:ascii="Times New Roman" w:hAnsi="Times New Roman"/>
          <w:bCs/>
          <w:sz w:val="24"/>
          <w:szCs w:val="24"/>
        </w:rPr>
        <w:t>, Sage Publications</w:t>
      </w:r>
    </w:p>
    <w:p w14:paraId="1621B5B8" w14:textId="07997FA8" w:rsidR="000816EB" w:rsidRPr="003A7324" w:rsidRDefault="00A70208" w:rsidP="003A7324">
      <w:pPr>
        <w:pStyle w:val="CVListItem"/>
        <w:numPr>
          <w:ilvl w:val="0"/>
          <w:numId w:val="40"/>
        </w:numPr>
        <w:spacing w:line="360" w:lineRule="auto"/>
        <w:ind w:left="432" w:hanging="432"/>
        <w:rPr>
          <w:rFonts w:ascii="Times New Roman" w:hAnsi="Times New Roman"/>
          <w:bCs/>
          <w:sz w:val="24"/>
          <w:szCs w:val="24"/>
        </w:rPr>
      </w:pPr>
      <w:r w:rsidRPr="00A70208">
        <w:rPr>
          <w:rFonts w:ascii="Times New Roman" w:hAnsi="Times New Roman"/>
          <w:bCs/>
          <w:sz w:val="24"/>
          <w:szCs w:val="24"/>
        </w:rPr>
        <w:t>Reviewer</w:t>
      </w:r>
      <w:r w:rsidR="000816EB" w:rsidRPr="003A7324">
        <w:rPr>
          <w:rFonts w:ascii="Times New Roman" w:hAnsi="Times New Roman"/>
          <w:bCs/>
          <w:sz w:val="24"/>
          <w:szCs w:val="24"/>
        </w:rPr>
        <w:t>, Frontiers in Public Health</w:t>
      </w:r>
    </w:p>
    <w:p w14:paraId="26451F4C" w14:textId="77777777" w:rsidR="000816EB" w:rsidRPr="003A7324" w:rsidRDefault="000816EB" w:rsidP="003A7324">
      <w:pPr>
        <w:pStyle w:val="CVYear"/>
        <w:spacing w:line="360" w:lineRule="auto"/>
        <w:rPr>
          <w:rFonts w:ascii="Times New Roman" w:hAnsi="Times New Roman"/>
          <w:sz w:val="24"/>
          <w:szCs w:val="24"/>
        </w:rPr>
      </w:pPr>
      <w:r w:rsidRPr="003A7324">
        <w:rPr>
          <w:rFonts w:ascii="Times New Roman" w:hAnsi="Times New Roman"/>
          <w:sz w:val="24"/>
          <w:szCs w:val="24"/>
        </w:rPr>
        <w:t>2024 – Present</w:t>
      </w:r>
    </w:p>
    <w:p w14:paraId="44CE7D14" w14:textId="1621D723" w:rsidR="000816EB" w:rsidRPr="003A7324" w:rsidRDefault="00A70208" w:rsidP="003A7324">
      <w:pPr>
        <w:pStyle w:val="CVListItem"/>
        <w:numPr>
          <w:ilvl w:val="0"/>
          <w:numId w:val="41"/>
        </w:numPr>
        <w:spacing w:line="360" w:lineRule="auto"/>
        <w:ind w:left="432" w:hanging="432"/>
        <w:rPr>
          <w:rFonts w:ascii="Times New Roman" w:hAnsi="Times New Roman"/>
          <w:bCs/>
          <w:sz w:val="24"/>
          <w:szCs w:val="24"/>
        </w:rPr>
      </w:pPr>
      <w:r w:rsidRPr="00A70208">
        <w:rPr>
          <w:rFonts w:ascii="Times New Roman" w:hAnsi="Times New Roman"/>
          <w:bCs/>
          <w:sz w:val="24"/>
          <w:szCs w:val="24"/>
        </w:rPr>
        <w:t>Reviewer</w:t>
      </w:r>
      <w:r w:rsidR="000816EB" w:rsidRPr="003A7324">
        <w:rPr>
          <w:rFonts w:ascii="Times New Roman" w:hAnsi="Times New Roman"/>
          <w:bCs/>
          <w:sz w:val="24"/>
          <w:szCs w:val="24"/>
        </w:rPr>
        <w:t>, Age (GeroScience), Official Journal of the American Aging Association (Springer Nature)</w:t>
      </w:r>
    </w:p>
    <w:p w14:paraId="40A13345" w14:textId="7FB40ACE" w:rsidR="000816EB" w:rsidRPr="003A7324" w:rsidRDefault="00A70208" w:rsidP="003A7324">
      <w:pPr>
        <w:pStyle w:val="CVListItem"/>
        <w:numPr>
          <w:ilvl w:val="0"/>
          <w:numId w:val="41"/>
        </w:numPr>
        <w:spacing w:line="360" w:lineRule="auto"/>
        <w:ind w:left="432" w:hanging="432"/>
        <w:rPr>
          <w:rFonts w:ascii="Times New Roman" w:hAnsi="Times New Roman"/>
          <w:bCs/>
          <w:sz w:val="24"/>
          <w:szCs w:val="24"/>
        </w:rPr>
      </w:pPr>
      <w:r w:rsidRPr="00A70208">
        <w:rPr>
          <w:rFonts w:ascii="Times New Roman" w:hAnsi="Times New Roman"/>
          <w:bCs/>
          <w:sz w:val="24"/>
          <w:szCs w:val="24"/>
        </w:rPr>
        <w:t>Reviewer</w:t>
      </w:r>
      <w:r w:rsidR="000816EB" w:rsidRPr="003A7324">
        <w:rPr>
          <w:rFonts w:ascii="Times New Roman" w:hAnsi="Times New Roman"/>
          <w:bCs/>
          <w:sz w:val="24"/>
          <w:szCs w:val="24"/>
        </w:rPr>
        <w:t>, Journal of Clinical Medicine (JCM, MDPI)</w:t>
      </w:r>
    </w:p>
    <w:p w14:paraId="0338B117" w14:textId="759B7483" w:rsidR="000816EB" w:rsidRPr="003A7324" w:rsidRDefault="007E0EA0" w:rsidP="003A7324">
      <w:pPr>
        <w:pStyle w:val="CVListItem"/>
        <w:numPr>
          <w:ilvl w:val="0"/>
          <w:numId w:val="41"/>
        </w:numPr>
        <w:spacing w:line="360" w:lineRule="auto"/>
        <w:ind w:left="432" w:hanging="432"/>
        <w:rPr>
          <w:rFonts w:ascii="Times New Roman" w:hAnsi="Times New Roman"/>
          <w:bCs/>
          <w:sz w:val="24"/>
          <w:szCs w:val="24"/>
        </w:rPr>
      </w:pPr>
      <w:r>
        <w:rPr>
          <w:rFonts w:ascii="Times New Roman" w:hAnsi="Times New Roman"/>
          <w:bCs/>
          <w:sz w:val="24"/>
          <w:szCs w:val="24"/>
        </w:rPr>
        <w:t>Reviewer</w:t>
      </w:r>
      <w:r w:rsidR="000816EB" w:rsidRPr="003A7324">
        <w:rPr>
          <w:rFonts w:ascii="Times New Roman" w:hAnsi="Times New Roman"/>
          <w:bCs/>
          <w:sz w:val="24"/>
          <w:szCs w:val="24"/>
        </w:rPr>
        <w:t>, Computational Biology and Bioinformatics Journal</w:t>
      </w:r>
    </w:p>
    <w:p w14:paraId="30EE7CB9" w14:textId="77777777" w:rsidR="000816EB" w:rsidRPr="003A7324" w:rsidRDefault="000816EB" w:rsidP="003A7324">
      <w:pPr>
        <w:pStyle w:val="CVYear"/>
        <w:spacing w:line="360" w:lineRule="auto"/>
        <w:rPr>
          <w:rFonts w:ascii="Times New Roman" w:hAnsi="Times New Roman"/>
          <w:sz w:val="24"/>
          <w:szCs w:val="24"/>
        </w:rPr>
      </w:pPr>
      <w:r w:rsidRPr="003A7324">
        <w:rPr>
          <w:rFonts w:ascii="Times New Roman" w:hAnsi="Times New Roman"/>
          <w:sz w:val="24"/>
          <w:szCs w:val="24"/>
        </w:rPr>
        <w:t>2021 – Present</w:t>
      </w:r>
    </w:p>
    <w:p w14:paraId="483395FB" w14:textId="715E743B" w:rsidR="000816EB" w:rsidRPr="003A7324" w:rsidRDefault="00A70208" w:rsidP="003A7324">
      <w:pPr>
        <w:pStyle w:val="CVListItem"/>
        <w:numPr>
          <w:ilvl w:val="0"/>
          <w:numId w:val="42"/>
        </w:numPr>
        <w:spacing w:line="360" w:lineRule="auto"/>
        <w:ind w:left="432" w:hanging="432"/>
        <w:rPr>
          <w:rFonts w:ascii="Times New Roman" w:hAnsi="Times New Roman"/>
          <w:bCs/>
          <w:sz w:val="24"/>
          <w:szCs w:val="24"/>
        </w:rPr>
      </w:pPr>
      <w:r w:rsidRPr="00A70208">
        <w:rPr>
          <w:rFonts w:ascii="Times New Roman" w:hAnsi="Times New Roman"/>
          <w:bCs/>
          <w:sz w:val="24"/>
          <w:szCs w:val="24"/>
        </w:rPr>
        <w:t>Reviewer</w:t>
      </w:r>
      <w:r w:rsidR="000816EB" w:rsidRPr="003A7324">
        <w:rPr>
          <w:rFonts w:ascii="Times New Roman" w:hAnsi="Times New Roman"/>
          <w:bCs/>
          <w:sz w:val="24"/>
          <w:szCs w:val="24"/>
        </w:rPr>
        <w:t>, Journal of Advances in Biotechnology</w:t>
      </w:r>
    </w:p>
    <w:p w14:paraId="310D49A9" w14:textId="77777777" w:rsidR="009F4F5B" w:rsidRDefault="009F4F5B" w:rsidP="003A7324">
      <w:pPr>
        <w:pStyle w:val="CVSubheading"/>
        <w:spacing w:line="360" w:lineRule="auto"/>
        <w:rPr>
          <w:rFonts w:ascii="Times New Roman" w:hAnsi="Times New Roman"/>
          <w:sz w:val="24"/>
          <w:szCs w:val="24"/>
        </w:rPr>
      </w:pPr>
    </w:p>
    <w:p w14:paraId="7E0DA7AE" w14:textId="42AAE483" w:rsidR="00030923" w:rsidRDefault="001029BD" w:rsidP="003A7324">
      <w:pPr>
        <w:pStyle w:val="CVSubheading"/>
        <w:spacing w:line="360" w:lineRule="auto"/>
        <w:rPr>
          <w:rFonts w:ascii="Times New Roman" w:hAnsi="Times New Roman"/>
          <w:bCs/>
          <w:sz w:val="24"/>
          <w:szCs w:val="24"/>
        </w:rPr>
      </w:pPr>
      <w:r w:rsidRPr="003A7324">
        <w:rPr>
          <w:rFonts w:ascii="Times New Roman" w:hAnsi="Times New Roman"/>
          <w:sz w:val="24"/>
          <w:szCs w:val="24"/>
        </w:rPr>
        <w:t xml:space="preserve">Verified Peer Review Activity </w:t>
      </w:r>
      <w:r w:rsidRPr="003A7324">
        <w:rPr>
          <w:rFonts w:ascii="Times New Roman" w:hAnsi="Times New Roman"/>
          <w:bCs/>
          <w:sz w:val="24"/>
          <w:szCs w:val="24"/>
        </w:rPr>
        <w:t xml:space="preserve">[ </w:t>
      </w:r>
      <w:hyperlink r:id="rId16" w:history="1">
        <w:r w:rsidR="002C0DE6" w:rsidRPr="0007792C">
          <w:rPr>
            <w:rStyle w:val="Hyperlink"/>
            <w:rFonts w:ascii="Times New Roman" w:hAnsi="Times New Roman"/>
            <w:bCs/>
            <w:sz w:val="24"/>
            <w:szCs w:val="24"/>
          </w:rPr>
          <w:t>https://orcid.org/0000-0002-6362-5126</w:t>
        </w:r>
      </w:hyperlink>
      <w:r w:rsidRPr="003A7324">
        <w:rPr>
          <w:rFonts w:ascii="Times New Roman" w:hAnsi="Times New Roman"/>
          <w:bCs/>
          <w:sz w:val="24"/>
          <w:szCs w:val="24"/>
        </w:rPr>
        <w:t>]</w:t>
      </w:r>
    </w:p>
    <w:p w14:paraId="477A4F0A" w14:textId="6911C57F" w:rsidR="002C0DE6" w:rsidRDefault="002C0DE6" w:rsidP="002C0DE6">
      <w:pPr>
        <w:spacing w:after="200"/>
      </w:pPr>
      <w:r>
        <w:rPr>
          <w:color w:val="595959"/>
          <w:sz w:val="20"/>
          <w:szCs w:val="20"/>
        </w:rPr>
        <w:t>|  ORCID: 0000-0002-6362-5126  |  4</w:t>
      </w:r>
      <w:r w:rsidR="0076602C">
        <w:rPr>
          <w:color w:val="595959"/>
          <w:sz w:val="20"/>
          <w:szCs w:val="20"/>
        </w:rPr>
        <w:t>7</w:t>
      </w:r>
      <w:r>
        <w:rPr>
          <w:color w:val="595959"/>
          <w:sz w:val="20"/>
          <w:szCs w:val="20"/>
        </w:rPr>
        <w:t xml:space="preserve"> verified reviews across 1</w:t>
      </w:r>
      <w:r w:rsidR="0076602C">
        <w:rPr>
          <w:color w:val="595959"/>
          <w:sz w:val="20"/>
          <w:szCs w:val="20"/>
        </w:rPr>
        <w:t>6</w:t>
      </w:r>
      <w:r>
        <w:rPr>
          <w:color w:val="595959"/>
          <w:sz w:val="20"/>
          <w:szCs w:val="20"/>
        </w:rPr>
        <w:t xml:space="preserve"> journals (2024–2026)</w:t>
      </w:r>
    </w:p>
    <w:p w14:paraId="3711AA9A" w14:textId="3C70CB2E" w:rsidR="002C0DE6" w:rsidRDefault="002C0DE6" w:rsidP="002C0DE6">
      <w:pPr>
        <w:spacing w:before="160"/>
        <w:rPr>
          <w:i/>
          <w:iCs/>
          <w:color w:val="595959"/>
          <w:sz w:val="18"/>
          <w:szCs w:val="18"/>
        </w:rPr>
      </w:pPr>
      <w:r>
        <w:rPr>
          <w:i/>
          <w:iCs/>
          <w:color w:val="595959"/>
          <w:sz w:val="18"/>
          <w:szCs w:val="18"/>
        </w:rPr>
        <w:t>Source: ORCID Peer Review record (</w:t>
      </w:r>
      <w:hyperlink r:id="rId17" w:history="1">
        <w:r w:rsidR="00847BDD" w:rsidRPr="0007792C">
          <w:rPr>
            <w:rStyle w:val="Hyperlink"/>
            <w:i/>
            <w:iCs/>
            <w:sz w:val="18"/>
            <w:szCs w:val="18"/>
          </w:rPr>
          <w:t>https://orcid.org/0000-0002-6362-5126</w:t>
        </w:r>
      </w:hyperlink>
      <w:r>
        <w:rPr>
          <w:i/>
          <w:iCs/>
          <w:color w:val="595959"/>
          <w:sz w:val="18"/>
          <w:szCs w:val="18"/>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1731"/>
        <w:gridCol w:w="1589"/>
        <w:gridCol w:w="1258"/>
        <w:gridCol w:w="1004"/>
        <w:gridCol w:w="875"/>
        <w:gridCol w:w="2413"/>
      </w:tblGrid>
      <w:tr w:rsidR="00847BDD" w:rsidRPr="009F4F5B" w14:paraId="697D237A" w14:textId="77777777" w:rsidTr="00220A20">
        <w:trPr>
          <w:tblHeader/>
        </w:trPr>
        <w:tc>
          <w:tcPr>
            <w:tcW w:w="490" w:type="dxa"/>
            <w:tcBorders>
              <w:top w:val="single" w:sz="4" w:space="0" w:color="BFBFBF"/>
              <w:left w:val="single" w:sz="4" w:space="0" w:color="BFBFBF"/>
              <w:bottom w:val="single" w:sz="4" w:space="0" w:color="BFBFBF"/>
              <w:right w:val="single" w:sz="4" w:space="0" w:color="BFBFBF"/>
            </w:tcBorders>
            <w:shd w:val="clear" w:color="auto" w:fill="1F3864"/>
            <w:tcMar>
              <w:top w:w="30" w:type="dxa"/>
              <w:left w:w="90" w:type="dxa"/>
              <w:bottom w:w="30" w:type="dxa"/>
              <w:right w:w="90" w:type="dxa"/>
            </w:tcMar>
          </w:tcPr>
          <w:p w14:paraId="0C6998FF" w14:textId="77777777" w:rsidR="00847BDD" w:rsidRPr="009F4F5B" w:rsidRDefault="00847BDD" w:rsidP="00741BB2">
            <w:pPr>
              <w:jc w:val="center"/>
              <w:rPr>
                <w:sz w:val="24"/>
                <w:szCs w:val="24"/>
              </w:rPr>
            </w:pPr>
            <w:r w:rsidRPr="009F4F5B">
              <w:rPr>
                <w:rFonts w:ascii="Calibri" w:eastAsia="Calibri" w:hAnsi="Calibri" w:cs="Calibri"/>
                <w:b/>
                <w:bCs/>
                <w:color w:val="FFFFFF"/>
                <w:sz w:val="24"/>
                <w:szCs w:val="24"/>
              </w:rPr>
              <w:t>#</w:t>
            </w:r>
          </w:p>
        </w:tc>
        <w:tc>
          <w:tcPr>
            <w:tcW w:w="1731" w:type="dxa"/>
            <w:tcBorders>
              <w:top w:val="single" w:sz="4" w:space="0" w:color="BFBFBF"/>
              <w:left w:val="single" w:sz="4" w:space="0" w:color="BFBFBF"/>
              <w:bottom w:val="single" w:sz="4" w:space="0" w:color="BFBFBF"/>
              <w:right w:val="single" w:sz="4" w:space="0" w:color="BFBFBF"/>
            </w:tcBorders>
            <w:shd w:val="clear" w:color="auto" w:fill="1F3864"/>
            <w:tcMar>
              <w:top w:w="30" w:type="dxa"/>
              <w:left w:w="90" w:type="dxa"/>
              <w:bottom w:w="30" w:type="dxa"/>
              <w:right w:w="90" w:type="dxa"/>
            </w:tcMar>
          </w:tcPr>
          <w:p w14:paraId="4A1F282E" w14:textId="77777777" w:rsidR="00847BDD" w:rsidRPr="009F4F5B" w:rsidRDefault="00847BDD" w:rsidP="00741BB2">
            <w:pPr>
              <w:rPr>
                <w:sz w:val="24"/>
                <w:szCs w:val="24"/>
              </w:rPr>
            </w:pPr>
            <w:r w:rsidRPr="009F4F5B">
              <w:rPr>
                <w:rFonts w:ascii="Calibri" w:eastAsia="Calibri" w:hAnsi="Calibri" w:cs="Calibri"/>
                <w:b/>
                <w:bCs/>
                <w:color w:val="FFFFFF"/>
                <w:sz w:val="24"/>
                <w:szCs w:val="24"/>
              </w:rPr>
              <w:t>Journal</w:t>
            </w:r>
          </w:p>
        </w:tc>
        <w:tc>
          <w:tcPr>
            <w:tcW w:w="1589" w:type="dxa"/>
            <w:tcBorders>
              <w:top w:val="single" w:sz="4" w:space="0" w:color="BFBFBF"/>
              <w:left w:val="single" w:sz="4" w:space="0" w:color="BFBFBF"/>
              <w:bottom w:val="single" w:sz="4" w:space="0" w:color="BFBFBF"/>
              <w:right w:val="single" w:sz="4" w:space="0" w:color="BFBFBF"/>
            </w:tcBorders>
            <w:shd w:val="clear" w:color="auto" w:fill="1F3864"/>
            <w:tcMar>
              <w:top w:w="30" w:type="dxa"/>
              <w:left w:w="90" w:type="dxa"/>
              <w:bottom w:w="30" w:type="dxa"/>
              <w:right w:w="90" w:type="dxa"/>
            </w:tcMar>
          </w:tcPr>
          <w:p w14:paraId="285559BC" w14:textId="77777777" w:rsidR="00847BDD" w:rsidRPr="009F4F5B" w:rsidRDefault="00847BDD" w:rsidP="00741BB2">
            <w:pPr>
              <w:rPr>
                <w:sz w:val="24"/>
                <w:szCs w:val="24"/>
              </w:rPr>
            </w:pPr>
            <w:r w:rsidRPr="009F4F5B">
              <w:rPr>
                <w:rFonts w:ascii="Calibri" w:eastAsia="Calibri" w:hAnsi="Calibri" w:cs="Calibri"/>
                <w:b/>
                <w:bCs/>
                <w:color w:val="FFFFFF"/>
                <w:sz w:val="24"/>
                <w:szCs w:val="24"/>
              </w:rPr>
              <w:t>Publisher</w:t>
            </w:r>
          </w:p>
        </w:tc>
        <w:tc>
          <w:tcPr>
            <w:tcW w:w="1258" w:type="dxa"/>
            <w:tcBorders>
              <w:top w:val="single" w:sz="4" w:space="0" w:color="BFBFBF"/>
              <w:left w:val="single" w:sz="4" w:space="0" w:color="BFBFBF"/>
              <w:bottom w:val="single" w:sz="4" w:space="0" w:color="BFBFBF"/>
              <w:right w:val="single" w:sz="4" w:space="0" w:color="BFBFBF"/>
            </w:tcBorders>
            <w:shd w:val="clear" w:color="auto" w:fill="1F3864"/>
            <w:tcMar>
              <w:top w:w="30" w:type="dxa"/>
              <w:left w:w="90" w:type="dxa"/>
              <w:bottom w:w="30" w:type="dxa"/>
              <w:right w:w="90" w:type="dxa"/>
            </w:tcMar>
          </w:tcPr>
          <w:p w14:paraId="6D603FC9" w14:textId="77777777" w:rsidR="00847BDD" w:rsidRPr="009F4F5B" w:rsidRDefault="00847BDD" w:rsidP="00741BB2">
            <w:pPr>
              <w:rPr>
                <w:sz w:val="24"/>
                <w:szCs w:val="24"/>
              </w:rPr>
            </w:pPr>
            <w:r w:rsidRPr="009F4F5B">
              <w:rPr>
                <w:rFonts w:ascii="Calibri" w:eastAsia="Calibri" w:hAnsi="Calibri" w:cs="Calibri"/>
                <w:b/>
                <w:bCs/>
                <w:color w:val="FFFFFF"/>
                <w:sz w:val="24"/>
                <w:szCs w:val="24"/>
              </w:rPr>
              <w:t>ISSN (print / electronic)</w:t>
            </w:r>
          </w:p>
        </w:tc>
        <w:tc>
          <w:tcPr>
            <w:tcW w:w="1004" w:type="dxa"/>
            <w:tcBorders>
              <w:top w:val="single" w:sz="4" w:space="0" w:color="BFBFBF"/>
              <w:left w:val="single" w:sz="4" w:space="0" w:color="BFBFBF"/>
              <w:bottom w:val="single" w:sz="4" w:space="0" w:color="BFBFBF"/>
              <w:right w:val="single" w:sz="4" w:space="0" w:color="BFBFBF"/>
            </w:tcBorders>
            <w:shd w:val="clear" w:color="auto" w:fill="1F3864"/>
            <w:tcMar>
              <w:top w:w="30" w:type="dxa"/>
              <w:left w:w="90" w:type="dxa"/>
              <w:bottom w:w="30" w:type="dxa"/>
              <w:right w:w="90" w:type="dxa"/>
            </w:tcMar>
          </w:tcPr>
          <w:p w14:paraId="207BEE98" w14:textId="77777777" w:rsidR="00847BDD" w:rsidRPr="009F4F5B" w:rsidRDefault="00847BDD" w:rsidP="00741BB2">
            <w:pPr>
              <w:jc w:val="center"/>
              <w:rPr>
                <w:sz w:val="24"/>
                <w:szCs w:val="24"/>
              </w:rPr>
            </w:pPr>
            <w:r w:rsidRPr="009F4F5B">
              <w:rPr>
                <w:rFonts w:ascii="Calibri" w:eastAsia="Calibri" w:hAnsi="Calibri" w:cs="Calibri"/>
                <w:b/>
                <w:bCs/>
                <w:color w:val="FFFFFF"/>
                <w:sz w:val="24"/>
                <w:szCs w:val="24"/>
              </w:rPr>
              <w:t>Reviews</w:t>
            </w:r>
          </w:p>
        </w:tc>
        <w:tc>
          <w:tcPr>
            <w:tcW w:w="875" w:type="dxa"/>
            <w:tcBorders>
              <w:top w:val="single" w:sz="4" w:space="0" w:color="BFBFBF"/>
              <w:left w:val="single" w:sz="4" w:space="0" w:color="BFBFBF"/>
              <w:bottom w:val="single" w:sz="4" w:space="0" w:color="BFBFBF"/>
              <w:right w:val="single" w:sz="4" w:space="0" w:color="BFBFBF"/>
            </w:tcBorders>
            <w:shd w:val="clear" w:color="auto" w:fill="1F3864"/>
            <w:tcMar>
              <w:top w:w="30" w:type="dxa"/>
              <w:left w:w="90" w:type="dxa"/>
              <w:bottom w:w="30" w:type="dxa"/>
              <w:right w:w="90" w:type="dxa"/>
            </w:tcMar>
          </w:tcPr>
          <w:p w14:paraId="4D7CF856" w14:textId="77777777" w:rsidR="00847BDD" w:rsidRPr="009F4F5B" w:rsidRDefault="00847BDD" w:rsidP="00741BB2">
            <w:pPr>
              <w:jc w:val="center"/>
              <w:rPr>
                <w:sz w:val="24"/>
                <w:szCs w:val="24"/>
              </w:rPr>
            </w:pPr>
            <w:r w:rsidRPr="009F4F5B">
              <w:rPr>
                <w:rFonts w:ascii="Calibri" w:eastAsia="Calibri" w:hAnsi="Calibri" w:cs="Calibri"/>
                <w:b/>
                <w:bCs/>
                <w:color w:val="FFFFFF"/>
                <w:sz w:val="24"/>
                <w:szCs w:val="24"/>
              </w:rPr>
              <w:t>Year(s)</w:t>
            </w:r>
          </w:p>
        </w:tc>
        <w:tc>
          <w:tcPr>
            <w:tcW w:w="2413" w:type="dxa"/>
            <w:tcBorders>
              <w:top w:val="single" w:sz="4" w:space="0" w:color="BFBFBF"/>
              <w:left w:val="single" w:sz="4" w:space="0" w:color="BFBFBF"/>
              <w:bottom w:val="single" w:sz="4" w:space="0" w:color="BFBFBF"/>
              <w:right w:val="single" w:sz="4" w:space="0" w:color="BFBFBF"/>
            </w:tcBorders>
            <w:shd w:val="clear" w:color="auto" w:fill="1F3864"/>
            <w:tcMar>
              <w:top w:w="30" w:type="dxa"/>
              <w:left w:w="90" w:type="dxa"/>
              <w:bottom w:w="30" w:type="dxa"/>
              <w:right w:w="90" w:type="dxa"/>
            </w:tcMar>
          </w:tcPr>
          <w:p w14:paraId="4E4FE125" w14:textId="77777777" w:rsidR="00847BDD" w:rsidRPr="009F4F5B" w:rsidRDefault="00847BDD" w:rsidP="00741BB2">
            <w:pPr>
              <w:rPr>
                <w:sz w:val="24"/>
                <w:szCs w:val="24"/>
              </w:rPr>
            </w:pPr>
            <w:r w:rsidRPr="009F4F5B">
              <w:rPr>
                <w:rFonts w:ascii="Calibri" w:eastAsia="Calibri" w:hAnsi="Calibri" w:cs="Calibri"/>
                <w:b/>
                <w:bCs/>
                <w:color w:val="FFFFFF"/>
                <w:sz w:val="24"/>
                <w:szCs w:val="24"/>
              </w:rPr>
              <w:t>Notes</w:t>
            </w:r>
          </w:p>
        </w:tc>
      </w:tr>
      <w:tr w:rsidR="00847BDD" w:rsidRPr="009F4F5B" w14:paraId="038E4F81" w14:textId="77777777" w:rsidTr="00220A20">
        <w:tc>
          <w:tcPr>
            <w:tcW w:w="49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0C6F3C3" w14:textId="77777777" w:rsidR="00847BDD" w:rsidRPr="009F4F5B" w:rsidRDefault="00847BDD" w:rsidP="00741BB2">
            <w:pPr>
              <w:jc w:val="center"/>
              <w:rPr>
                <w:sz w:val="24"/>
                <w:szCs w:val="24"/>
              </w:rPr>
            </w:pPr>
            <w:r w:rsidRPr="009F4F5B">
              <w:rPr>
                <w:rFonts w:ascii="Calibri" w:eastAsia="Calibri" w:hAnsi="Calibri" w:cs="Calibri"/>
                <w:sz w:val="24"/>
                <w:szCs w:val="24"/>
              </w:rPr>
              <w:t>1</w:t>
            </w:r>
          </w:p>
        </w:tc>
        <w:tc>
          <w:tcPr>
            <w:tcW w:w="1731"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B823DA7" w14:textId="77777777" w:rsidR="00847BDD" w:rsidRPr="009F4F5B" w:rsidRDefault="00847BDD" w:rsidP="00741BB2">
            <w:pPr>
              <w:rPr>
                <w:sz w:val="24"/>
                <w:szCs w:val="24"/>
              </w:rPr>
            </w:pPr>
            <w:r w:rsidRPr="009F4F5B">
              <w:rPr>
                <w:rFonts w:ascii="Calibri" w:eastAsia="Calibri" w:hAnsi="Calibri" w:cs="Calibri"/>
                <w:sz w:val="24"/>
                <w:szCs w:val="24"/>
              </w:rPr>
              <w:t>Journal of Medical Internet Research</w:t>
            </w:r>
          </w:p>
        </w:tc>
        <w:tc>
          <w:tcPr>
            <w:tcW w:w="1589"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E842A40" w14:textId="77777777" w:rsidR="00847BDD" w:rsidRPr="009F4F5B" w:rsidRDefault="00847BDD" w:rsidP="00741BB2">
            <w:pPr>
              <w:rPr>
                <w:sz w:val="24"/>
                <w:szCs w:val="24"/>
              </w:rPr>
            </w:pPr>
            <w:r w:rsidRPr="009F4F5B">
              <w:rPr>
                <w:rFonts w:ascii="Calibri" w:eastAsia="Calibri" w:hAnsi="Calibri" w:cs="Calibri"/>
                <w:sz w:val="24"/>
                <w:szCs w:val="24"/>
              </w:rPr>
              <w:t>JMIR Publications</w:t>
            </w:r>
          </w:p>
        </w:tc>
        <w:tc>
          <w:tcPr>
            <w:tcW w:w="1258"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F55C4EC" w14:textId="77777777" w:rsidR="00847BDD" w:rsidRPr="009F4F5B" w:rsidRDefault="00847BDD" w:rsidP="00741BB2">
            <w:pPr>
              <w:rPr>
                <w:sz w:val="24"/>
                <w:szCs w:val="24"/>
              </w:rPr>
            </w:pPr>
            <w:r w:rsidRPr="009F4F5B">
              <w:rPr>
                <w:rFonts w:ascii="Calibri" w:eastAsia="Calibri" w:hAnsi="Calibri" w:cs="Calibri"/>
                <w:sz w:val="24"/>
                <w:szCs w:val="24"/>
              </w:rPr>
              <w:t>1439-4456 / 1438-8871</w:t>
            </w:r>
          </w:p>
        </w:tc>
        <w:tc>
          <w:tcPr>
            <w:tcW w:w="1004"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8706C54" w14:textId="77777777" w:rsidR="00847BDD" w:rsidRPr="009F4F5B" w:rsidRDefault="00847BDD" w:rsidP="00741BB2">
            <w:pPr>
              <w:jc w:val="center"/>
              <w:rPr>
                <w:sz w:val="24"/>
                <w:szCs w:val="24"/>
              </w:rPr>
            </w:pPr>
            <w:r w:rsidRPr="009F4F5B">
              <w:rPr>
                <w:rFonts w:ascii="Calibri" w:eastAsia="Calibri" w:hAnsi="Calibri" w:cs="Calibri"/>
                <w:sz w:val="24"/>
                <w:szCs w:val="24"/>
              </w:rPr>
              <w:t>12</w:t>
            </w:r>
          </w:p>
        </w:tc>
        <w:tc>
          <w:tcPr>
            <w:tcW w:w="875"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BF876C8" w14:textId="77777777" w:rsidR="00847BDD" w:rsidRPr="009F4F5B" w:rsidRDefault="00847BDD" w:rsidP="00741BB2">
            <w:pPr>
              <w:jc w:val="center"/>
              <w:rPr>
                <w:sz w:val="24"/>
                <w:szCs w:val="24"/>
              </w:rPr>
            </w:pPr>
            <w:r w:rsidRPr="009F4F5B">
              <w:rPr>
                <w:rFonts w:ascii="Calibri" w:eastAsia="Calibri" w:hAnsi="Calibri" w:cs="Calibri"/>
                <w:sz w:val="24"/>
                <w:szCs w:val="24"/>
              </w:rPr>
              <w:t>2026</w:t>
            </w:r>
          </w:p>
        </w:tc>
        <w:tc>
          <w:tcPr>
            <w:tcW w:w="2413"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5F1AD32" w14:textId="77777777" w:rsidR="00847BDD" w:rsidRPr="009F4F5B" w:rsidRDefault="00847BDD" w:rsidP="00741BB2">
            <w:pPr>
              <w:rPr>
                <w:sz w:val="24"/>
                <w:szCs w:val="24"/>
              </w:rPr>
            </w:pPr>
            <w:r w:rsidRPr="009F4F5B">
              <w:rPr>
                <w:rFonts w:ascii="Calibri" w:eastAsia="Calibri" w:hAnsi="Calibri" w:cs="Calibri"/>
                <w:sz w:val="24"/>
                <w:szCs w:val="24"/>
              </w:rPr>
              <w:t>Leading eHealth/mHealth journal covering digital health, telemedicine, and medical informatics.</w:t>
            </w:r>
          </w:p>
        </w:tc>
      </w:tr>
      <w:tr w:rsidR="00BC1D5B" w:rsidRPr="009F4F5B" w14:paraId="69526766" w14:textId="77777777" w:rsidTr="00220A20">
        <w:tc>
          <w:tcPr>
            <w:tcW w:w="49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5CA6461" w14:textId="73015232" w:rsidR="00BC1D5B" w:rsidRPr="009F4F5B" w:rsidRDefault="003725B9" w:rsidP="00741BB2">
            <w:pPr>
              <w:jc w:val="center"/>
              <w:rPr>
                <w:rFonts w:ascii="Calibri" w:eastAsia="Calibri" w:hAnsi="Calibri" w:cs="Calibri"/>
                <w:sz w:val="24"/>
                <w:szCs w:val="24"/>
              </w:rPr>
            </w:pPr>
            <w:r>
              <w:rPr>
                <w:rFonts w:ascii="Calibri" w:eastAsia="Calibri" w:hAnsi="Calibri" w:cs="Calibri"/>
                <w:sz w:val="24"/>
                <w:szCs w:val="24"/>
              </w:rPr>
              <w:t>2</w:t>
            </w:r>
          </w:p>
        </w:tc>
        <w:tc>
          <w:tcPr>
            <w:tcW w:w="1731"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0799729" w14:textId="24D2C32C" w:rsidR="00BC1D5B" w:rsidRPr="009F4F5B" w:rsidRDefault="003725B9" w:rsidP="00741BB2">
            <w:pPr>
              <w:rPr>
                <w:rFonts w:ascii="Calibri" w:eastAsia="Calibri" w:hAnsi="Calibri" w:cs="Calibri"/>
                <w:sz w:val="24"/>
                <w:szCs w:val="24"/>
              </w:rPr>
            </w:pPr>
            <w:r>
              <w:rPr>
                <w:rFonts w:ascii="Calibri" w:eastAsia="Calibri" w:hAnsi="Calibri" w:cs="Calibri"/>
                <w:sz w:val="24"/>
                <w:szCs w:val="24"/>
              </w:rPr>
              <w:t>JMIR Dermatology</w:t>
            </w:r>
          </w:p>
        </w:tc>
        <w:tc>
          <w:tcPr>
            <w:tcW w:w="1589"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3A8C308" w14:textId="7CC575F0" w:rsidR="00BC1D5B" w:rsidRPr="009F4F5B" w:rsidRDefault="003725B9" w:rsidP="00741BB2">
            <w:pPr>
              <w:rPr>
                <w:rFonts w:ascii="Calibri" w:eastAsia="Calibri" w:hAnsi="Calibri" w:cs="Calibri"/>
                <w:sz w:val="24"/>
                <w:szCs w:val="24"/>
              </w:rPr>
            </w:pPr>
            <w:r>
              <w:rPr>
                <w:rFonts w:ascii="Calibri" w:eastAsia="Calibri" w:hAnsi="Calibri" w:cs="Calibri"/>
                <w:sz w:val="24"/>
                <w:szCs w:val="24"/>
              </w:rPr>
              <w:t>JMIR Publications</w:t>
            </w:r>
          </w:p>
        </w:tc>
        <w:tc>
          <w:tcPr>
            <w:tcW w:w="1258"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C4EDA28" w14:textId="381DA9F6" w:rsidR="00BC1D5B" w:rsidRPr="009F4F5B" w:rsidRDefault="00E84463" w:rsidP="00741BB2">
            <w:pPr>
              <w:rPr>
                <w:rFonts w:ascii="Calibri" w:eastAsia="Calibri" w:hAnsi="Calibri" w:cs="Calibri"/>
                <w:sz w:val="24"/>
                <w:szCs w:val="24"/>
              </w:rPr>
            </w:pPr>
            <w:r>
              <w:rPr>
                <w:rFonts w:ascii="Calibri" w:eastAsia="Calibri" w:hAnsi="Calibri" w:cs="Calibri"/>
                <w:sz w:val="24"/>
                <w:szCs w:val="24"/>
              </w:rPr>
              <w:t>2562-0959</w:t>
            </w:r>
          </w:p>
        </w:tc>
        <w:tc>
          <w:tcPr>
            <w:tcW w:w="1004"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813F89D" w14:textId="650E0247" w:rsidR="00BC1D5B" w:rsidRPr="009F4F5B" w:rsidRDefault="00E84463" w:rsidP="00741BB2">
            <w:pPr>
              <w:jc w:val="center"/>
              <w:rPr>
                <w:rFonts w:ascii="Calibri" w:eastAsia="Calibri" w:hAnsi="Calibri" w:cs="Calibri"/>
                <w:sz w:val="24"/>
                <w:szCs w:val="24"/>
              </w:rPr>
            </w:pPr>
            <w:r>
              <w:rPr>
                <w:rFonts w:ascii="Calibri" w:eastAsia="Calibri" w:hAnsi="Calibri" w:cs="Calibri"/>
                <w:sz w:val="24"/>
                <w:szCs w:val="24"/>
              </w:rPr>
              <w:t>1</w:t>
            </w:r>
          </w:p>
        </w:tc>
        <w:tc>
          <w:tcPr>
            <w:tcW w:w="875"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1356ED5" w14:textId="71EF934B" w:rsidR="00BC1D5B" w:rsidRPr="009F4F5B" w:rsidRDefault="00E84463" w:rsidP="00741BB2">
            <w:pPr>
              <w:jc w:val="center"/>
              <w:rPr>
                <w:rFonts w:ascii="Calibri" w:eastAsia="Calibri" w:hAnsi="Calibri" w:cs="Calibri"/>
                <w:sz w:val="24"/>
                <w:szCs w:val="24"/>
              </w:rPr>
            </w:pPr>
            <w:r>
              <w:rPr>
                <w:rFonts w:ascii="Calibri" w:eastAsia="Calibri" w:hAnsi="Calibri" w:cs="Calibri"/>
                <w:sz w:val="24"/>
                <w:szCs w:val="24"/>
              </w:rPr>
              <w:t>2026</w:t>
            </w:r>
          </w:p>
        </w:tc>
        <w:tc>
          <w:tcPr>
            <w:tcW w:w="2413"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9E9CC61" w14:textId="498C51E2" w:rsidR="00BC1D5B" w:rsidRPr="009F4F5B" w:rsidRDefault="00FB549F" w:rsidP="00741BB2">
            <w:pPr>
              <w:rPr>
                <w:rFonts w:ascii="Calibri" w:eastAsia="Calibri" w:hAnsi="Calibri" w:cs="Calibri"/>
                <w:sz w:val="24"/>
                <w:szCs w:val="24"/>
              </w:rPr>
            </w:pPr>
            <w:r>
              <w:rPr>
                <w:rFonts w:ascii="Calibri" w:eastAsia="Calibri" w:hAnsi="Calibri" w:cs="Calibri"/>
                <w:sz w:val="24"/>
                <w:szCs w:val="24"/>
              </w:rPr>
              <w:t>Official journal of the internationa Society of Digitial Health in Dermatology</w:t>
            </w:r>
          </w:p>
        </w:tc>
      </w:tr>
      <w:tr w:rsidR="00847BDD" w:rsidRPr="009F4F5B" w14:paraId="67867BBA" w14:textId="77777777" w:rsidTr="00220A20">
        <w:trPr>
          <w:trHeight w:val="347"/>
        </w:trPr>
        <w:tc>
          <w:tcPr>
            <w:tcW w:w="49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58CB067" w14:textId="0A500A71" w:rsidR="00847BDD" w:rsidRPr="009F4F5B" w:rsidRDefault="005D1F01" w:rsidP="00741BB2">
            <w:pPr>
              <w:jc w:val="center"/>
              <w:rPr>
                <w:sz w:val="24"/>
                <w:szCs w:val="24"/>
              </w:rPr>
            </w:pPr>
            <w:r>
              <w:rPr>
                <w:sz w:val="24"/>
                <w:szCs w:val="24"/>
              </w:rPr>
              <w:t>3</w:t>
            </w:r>
          </w:p>
        </w:tc>
        <w:tc>
          <w:tcPr>
            <w:tcW w:w="1731"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1581D2A" w14:textId="77777777" w:rsidR="00847BDD" w:rsidRPr="009F4F5B" w:rsidRDefault="00847BDD" w:rsidP="00741BB2">
            <w:pPr>
              <w:rPr>
                <w:sz w:val="24"/>
                <w:szCs w:val="24"/>
              </w:rPr>
            </w:pPr>
            <w:r w:rsidRPr="009F4F5B">
              <w:rPr>
                <w:rFonts w:ascii="Calibri" w:eastAsia="Calibri" w:hAnsi="Calibri" w:cs="Calibri"/>
                <w:sz w:val="24"/>
                <w:szCs w:val="24"/>
              </w:rPr>
              <w:t>GeroScience (formerly Age)</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C637B26" w14:textId="77777777" w:rsidR="00847BDD" w:rsidRPr="009F4F5B" w:rsidRDefault="00847BDD" w:rsidP="00741BB2">
            <w:pPr>
              <w:rPr>
                <w:sz w:val="24"/>
                <w:szCs w:val="24"/>
              </w:rPr>
            </w:pPr>
            <w:r w:rsidRPr="009F4F5B">
              <w:rPr>
                <w:rFonts w:ascii="Calibri" w:eastAsia="Calibri" w:hAnsi="Calibri" w:cs="Calibri"/>
                <w:sz w:val="24"/>
                <w:szCs w:val="24"/>
              </w:rPr>
              <w:t>Springer Nature</w:t>
            </w:r>
          </w:p>
        </w:tc>
        <w:tc>
          <w:tcPr>
            <w:tcW w:w="1258"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F781EB1" w14:textId="77777777" w:rsidR="00847BDD" w:rsidRPr="009F4F5B" w:rsidRDefault="00847BDD" w:rsidP="00741BB2">
            <w:pPr>
              <w:rPr>
                <w:sz w:val="24"/>
                <w:szCs w:val="24"/>
              </w:rPr>
            </w:pPr>
            <w:r w:rsidRPr="009F4F5B">
              <w:rPr>
                <w:rFonts w:ascii="Calibri" w:eastAsia="Calibri" w:hAnsi="Calibri" w:cs="Calibri"/>
                <w:sz w:val="24"/>
                <w:szCs w:val="24"/>
              </w:rPr>
              <w:t>2509-2715 / 2509-2723</w:t>
            </w:r>
          </w:p>
        </w:tc>
        <w:tc>
          <w:tcPr>
            <w:tcW w:w="1004"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E3E795B" w14:textId="77777777" w:rsidR="00847BDD" w:rsidRPr="009F4F5B" w:rsidRDefault="00847BDD" w:rsidP="00741BB2">
            <w:pPr>
              <w:jc w:val="center"/>
              <w:rPr>
                <w:sz w:val="24"/>
                <w:szCs w:val="24"/>
              </w:rPr>
            </w:pPr>
            <w:r w:rsidRPr="009F4F5B">
              <w:rPr>
                <w:rFonts w:ascii="Calibri" w:eastAsia="Calibri" w:hAnsi="Calibri" w:cs="Calibri"/>
                <w:sz w:val="24"/>
                <w:szCs w:val="24"/>
              </w:rPr>
              <w:t>5</w:t>
            </w:r>
          </w:p>
        </w:tc>
        <w:tc>
          <w:tcPr>
            <w:tcW w:w="875"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DC25C77" w14:textId="77777777" w:rsidR="00847BDD" w:rsidRPr="009F4F5B" w:rsidRDefault="00847BDD" w:rsidP="00741BB2">
            <w:pPr>
              <w:jc w:val="center"/>
              <w:rPr>
                <w:sz w:val="24"/>
                <w:szCs w:val="24"/>
              </w:rPr>
            </w:pPr>
            <w:r w:rsidRPr="009F4F5B">
              <w:rPr>
                <w:rFonts w:ascii="Calibri" w:eastAsia="Calibri" w:hAnsi="Calibri" w:cs="Calibri"/>
                <w:sz w:val="24"/>
                <w:szCs w:val="24"/>
              </w:rPr>
              <w:t>2024</w:t>
            </w:r>
          </w:p>
        </w:tc>
        <w:tc>
          <w:tcPr>
            <w:tcW w:w="2413"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4623B37" w14:textId="77777777" w:rsidR="00847BDD" w:rsidRPr="009F4F5B" w:rsidRDefault="00847BDD" w:rsidP="00741BB2">
            <w:pPr>
              <w:rPr>
                <w:sz w:val="24"/>
                <w:szCs w:val="24"/>
              </w:rPr>
            </w:pPr>
            <w:r w:rsidRPr="009F4F5B">
              <w:rPr>
                <w:rFonts w:ascii="Calibri" w:eastAsia="Calibri" w:hAnsi="Calibri" w:cs="Calibri"/>
                <w:sz w:val="24"/>
                <w:szCs w:val="24"/>
              </w:rPr>
              <w:t>Aging research and biogerontology.</w:t>
            </w:r>
          </w:p>
        </w:tc>
      </w:tr>
      <w:tr w:rsidR="00847BDD" w:rsidRPr="009F4F5B" w14:paraId="42B3E46B" w14:textId="77777777" w:rsidTr="00220A20">
        <w:tc>
          <w:tcPr>
            <w:tcW w:w="49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D458B1A" w14:textId="70238708" w:rsidR="00847BDD" w:rsidRPr="009F4F5B" w:rsidRDefault="005D1F01" w:rsidP="00741BB2">
            <w:pPr>
              <w:jc w:val="center"/>
              <w:rPr>
                <w:sz w:val="24"/>
                <w:szCs w:val="24"/>
              </w:rPr>
            </w:pPr>
            <w:r>
              <w:rPr>
                <w:sz w:val="24"/>
                <w:szCs w:val="24"/>
              </w:rPr>
              <w:t>4</w:t>
            </w:r>
          </w:p>
        </w:tc>
        <w:tc>
          <w:tcPr>
            <w:tcW w:w="1731"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FF639F0" w14:textId="77777777" w:rsidR="00847BDD" w:rsidRPr="009F4F5B" w:rsidRDefault="00847BDD" w:rsidP="00741BB2">
            <w:pPr>
              <w:rPr>
                <w:sz w:val="24"/>
                <w:szCs w:val="24"/>
              </w:rPr>
            </w:pPr>
            <w:r w:rsidRPr="009F4F5B">
              <w:rPr>
                <w:rFonts w:ascii="Calibri" w:eastAsia="Calibri" w:hAnsi="Calibri" w:cs="Calibri"/>
                <w:sz w:val="24"/>
                <w:szCs w:val="24"/>
              </w:rPr>
              <w:t>JMIR Aging</w:t>
            </w:r>
          </w:p>
        </w:tc>
        <w:tc>
          <w:tcPr>
            <w:tcW w:w="1589"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4198FB2" w14:textId="77777777" w:rsidR="00847BDD" w:rsidRPr="009F4F5B" w:rsidRDefault="00847BDD" w:rsidP="00741BB2">
            <w:pPr>
              <w:rPr>
                <w:sz w:val="24"/>
                <w:szCs w:val="24"/>
              </w:rPr>
            </w:pPr>
            <w:r w:rsidRPr="009F4F5B">
              <w:rPr>
                <w:rFonts w:ascii="Calibri" w:eastAsia="Calibri" w:hAnsi="Calibri" w:cs="Calibri"/>
                <w:sz w:val="24"/>
                <w:szCs w:val="24"/>
              </w:rPr>
              <w:t>JMIR Publications</w:t>
            </w:r>
          </w:p>
        </w:tc>
        <w:tc>
          <w:tcPr>
            <w:tcW w:w="1258"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3AA5B88" w14:textId="77777777" w:rsidR="00847BDD" w:rsidRPr="009F4F5B" w:rsidRDefault="00847BDD" w:rsidP="00741BB2">
            <w:pPr>
              <w:rPr>
                <w:sz w:val="24"/>
                <w:szCs w:val="24"/>
              </w:rPr>
            </w:pPr>
            <w:r w:rsidRPr="009F4F5B">
              <w:rPr>
                <w:rFonts w:ascii="Calibri" w:eastAsia="Calibri" w:hAnsi="Calibri" w:cs="Calibri"/>
                <w:sz w:val="24"/>
                <w:szCs w:val="24"/>
              </w:rPr>
              <w:t>2561-7605 (e)</w:t>
            </w:r>
          </w:p>
        </w:tc>
        <w:tc>
          <w:tcPr>
            <w:tcW w:w="1004"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9864F45" w14:textId="77777777" w:rsidR="00847BDD" w:rsidRPr="009F4F5B" w:rsidRDefault="00847BDD" w:rsidP="00741BB2">
            <w:pPr>
              <w:jc w:val="center"/>
              <w:rPr>
                <w:sz w:val="24"/>
                <w:szCs w:val="24"/>
              </w:rPr>
            </w:pPr>
            <w:r w:rsidRPr="009F4F5B">
              <w:rPr>
                <w:rFonts w:ascii="Calibri" w:eastAsia="Calibri" w:hAnsi="Calibri" w:cs="Calibri"/>
                <w:sz w:val="24"/>
                <w:szCs w:val="24"/>
              </w:rPr>
              <w:t>4</w:t>
            </w:r>
          </w:p>
        </w:tc>
        <w:tc>
          <w:tcPr>
            <w:tcW w:w="875"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09BBBE5" w14:textId="77777777" w:rsidR="00847BDD" w:rsidRPr="009F4F5B" w:rsidRDefault="00847BDD" w:rsidP="00741BB2">
            <w:pPr>
              <w:jc w:val="center"/>
              <w:rPr>
                <w:sz w:val="24"/>
                <w:szCs w:val="24"/>
              </w:rPr>
            </w:pPr>
            <w:r w:rsidRPr="009F4F5B">
              <w:rPr>
                <w:rFonts w:ascii="Calibri" w:eastAsia="Calibri" w:hAnsi="Calibri" w:cs="Calibri"/>
                <w:sz w:val="24"/>
                <w:szCs w:val="24"/>
              </w:rPr>
              <w:t>2026</w:t>
            </w:r>
          </w:p>
        </w:tc>
        <w:tc>
          <w:tcPr>
            <w:tcW w:w="2413"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1841204" w14:textId="77777777" w:rsidR="00847BDD" w:rsidRPr="009F4F5B" w:rsidRDefault="00847BDD" w:rsidP="00741BB2">
            <w:pPr>
              <w:rPr>
                <w:sz w:val="24"/>
                <w:szCs w:val="24"/>
              </w:rPr>
            </w:pPr>
            <w:r w:rsidRPr="009F4F5B">
              <w:rPr>
                <w:rFonts w:ascii="Calibri" w:eastAsia="Calibri" w:hAnsi="Calibri" w:cs="Calibri"/>
                <w:sz w:val="24"/>
                <w:szCs w:val="24"/>
              </w:rPr>
              <w:t>Aging, gerontology, and digital health in older adults.</w:t>
            </w:r>
          </w:p>
        </w:tc>
      </w:tr>
      <w:tr w:rsidR="00847BDD" w:rsidRPr="009F4F5B" w14:paraId="59F42B58" w14:textId="77777777" w:rsidTr="00220A20">
        <w:tc>
          <w:tcPr>
            <w:tcW w:w="49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A4EA2DC" w14:textId="67D47A1E" w:rsidR="00847BDD" w:rsidRPr="009F4F5B" w:rsidRDefault="005D1F01" w:rsidP="00741BB2">
            <w:pPr>
              <w:jc w:val="center"/>
              <w:rPr>
                <w:sz w:val="24"/>
                <w:szCs w:val="24"/>
              </w:rPr>
            </w:pPr>
            <w:r>
              <w:rPr>
                <w:sz w:val="24"/>
                <w:szCs w:val="24"/>
              </w:rPr>
              <w:t>5</w:t>
            </w:r>
          </w:p>
        </w:tc>
        <w:tc>
          <w:tcPr>
            <w:tcW w:w="1731"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5CA8387" w14:textId="77777777" w:rsidR="00847BDD" w:rsidRPr="009F4F5B" w:rsidRDefault="00847BDD" w:rsidP="00741BB2">
            <w:pPr>
              <w:rPr>
                <w:sz w:val="24"/>
                <w:szCs w:val="24"/>
              </w:rPr>
            </w:pPr>
            <w:r w:rsidRPr="009F4F5B">
              <w:rPr>
                <w:rFonts w:ascii="Calibri" w:eastAsia="Calibri" w:hAnsi="Calibri" w:cs="Calibri"/>
                <w:sz w:val="24"/>
                <w:szCs w:val="24"/>
              </w:rPr>
              <w:t>JMIR mHealth and uHealth</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5248EF6" w14:textId="77777777" w:rsidR="00847BDD" w:rsidRPr="009F4F5B" w:rsidRDefault="00847BDD" w:rsidP="00741BB2">
            <w:pPr>
              <w:rPr>
                <w:sz w:val="24"/>
                <w:szCs w:val="24"/>
              </w:rPr>
            </w:pPr>
            <w:r w:rsidRPr="009F4F5B">
              <w:rPr>
                <w:rFonts w:ascii="Calibri" w:eastAsia="Calibri" w:hAnsi="Calibri" w:cs="Calibri"/>
                <w:sz w:val="24"/>
                <w:szCs w:val="24"/>
              </w:rPr>
              <w:t>JMIR Publications</w:t>
            </w:r>
          </w:p>
        </w:tc>
        <w:tc>
          <w:tcPr>
            <w:tcW w:w="1258"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68D40B2" w14:textId="77777777" w:rsidR="00847BDD" w:rsidRPr="009F4F5B" w:rsidRDefault="00847BDD" w:rsidP="00741BB2">
            <w:pPr>
              <w:rPr>
                <w:sz w:val="24"/>
                <w:szCs w:val="24"/>
              </w:rPr>
            </w:pPr>
            <w:r w:rsidRPr="009F4F5B">
              <w:rPr>
                <w:rFonts w:ascii="Calibri" w:eastAsia="Calibri" w:hAnsi="Calibri" w:cs="Calibri"/>
                <w:sz w:val="24"/>
                <w:szCs w:val="24"/>
              </w:rPr>
              <w:t>2291-5222 (e)</w:t>
            </w:r>
          </w:p>
        </w:tc>
        <w:tc>
          <w:tcPr>
            <w:tcW w:w="1004"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3F7B187" w14:textId="77777777" w:rsidR="00847BDD" w:rsidRPr="009F4F5B" w:rsidRDefault="00847BDD" w:rsidP="00741BB2">
            <w:pPr>
              <w:jc w:val="center"/>
              <w:rPr>
                <w:sz w:val="24"/>
                <w:szCs w:val="24"/>
              </w:rPr>
            </w:pPr>
            <w:r w:rsidRPr="009F4F5B">
              <w:rPr>
                <w:rFonts w:ascii="Calibri" w:eastAsia="Calibri" w:hAnsi="Calibri" w:cs="Calibri"/>
                <w:sz w:val="24"/>
                <w:szCs w:val="24"/>
              </w:rPr>
              <w:t>4</w:t>
            </w:r>
          </w:p>
        </w:tc>
        <w:tc>
          <w:tcPr>
            <w:tcW w:w="875"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06238C0" w14:textId="77777777" w:rsidR="00847BDD" w:rsidRPr="009F4F5B" w:rsidRDefault="00847BDD" w:rsidP="00741BB2">
            <w:pPr>
              <w:jc w:val="center"/>
              <w:rPr>
                <w:sz w:val="24"/>
                <w:szCs w:val="24"/>
              </w:rPr>
            </w:pPr>
            <w:r w:rsidRPr="009F4F5B">
              <w:rPr>
                <w:rFonts w:ascii="Calibri" w:eastAsia="Calibri" w:hAnsi="Calibri" w:cs="Calibri"/>
                <w:sz w:val="24"/>
                <w:szCs w:val="24"/>
              </w:rPr>
              <w:t>2026</w:t>
            </w:r>
          </w:p>
        </w:tc>
        <w:tc>
          <w:tcPr>
            <w:tcW w:w="2413"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327D3C5" w14:textId="77777777" w:rsidR="00847BDD" w:rsidRPr="009F4F5B" w:rsidRDefault="00847BDD" w:rsidP="00741BB2">
            <w:pPr>
              <w:rPr>
                <w:sz w:val="24"/>
                <w:szCs w:val="24"/>
              </w:rPr>
            </w:pPr>
            <w:r w:rsidRPr="009F4F5B">
              <w:rPr>
                <w:rFonts w:ascii="Calibri" w:eastAsia="Calibri" w:hAnsi="Calibri" w:cs="Calibri"/>
                <w:sz w:val="24"/>
                <w:szCs w:val="24"/>
              </w:rPr>
              <w:t>Mobile health, ubiquitous health, and connected care.</w:t>
            </w:r>
          </w:p>
        </w:tc>
      </w:tr>
      <w:tr w:rsidR="00847BDD" w:rsidRPr="009F4F5B" w14:paraId="22F9163D" w14:textId="77777777" w:rsidTr="00220A20">
        <w:tc>
          <w:tcPr>
            <w:tcW w:w="49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72FB5B3" w14:textId="0D5AAAAA" w:rsidR="00847BDD" w:rsidRPr="009F4F5B" w:rsidRDefault="005D1F01" w:rsidP="00741BB2">
            <w:pPr>
              <w:jc w:val="center"/>
              <w:rPr>
                <w:sz w:val="24"/>
                <w:szCs w:val="24"/>
              </w:rPr>
            </w:pPr>
            <w:r>
              <w:rPr>
                <w:sz w:val="24"/>
                <w:szCs w:val="24"/>
              </w:rPr>
              <w:t>6</w:t>
            </w:r>
          </w:p>
        </w:tc>
        <w:tc>
          <w:tcPr>
            <w:tcW w:w="1731"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C5A48A0" w14:textId="77777777" w:rsidR="00847BDD" w:rsidRPr="009F4F5B" w:rsidRDefault="00847BDD" w:rsidP="00741BB2">
            <w:pPr>
              <w:rPr>
                <w:sz w:val="24"/>
                <w:szCs w:val="24"/>
              </w:rPr>
            </w:pPr>
            <w:r w:rsidRPr="009F4F5B">
              <w:rPr>
                <w:rFonts w:ascii="Calibri" w:eastAsia="Calibri" w:hAnsi="Calibri" w:cs="Calibri"/>
                <w:sz w:val="24"/>
                <w:szCs w:val="24"/>
              </w:rPr>
              <w:t>JMIR Public Health and Surveillance</w:t>
            </w:r>
          </w:p>
        </w:tc>
        <w:tc>
          <w:tcPr>
            <w:tcW w:w="1589"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EA10F98" w14:textId="77777777" w:rsidR="00847BDD" w:rsidRPr="009F4F5B" w:rsidRDefault="00847BDD" w:rsidP="00741BB2">
            <w:pPr>
              <w:rPr>
                <w:sz w:val="24"/>
                <w:szCs w:val="24"/>
              </w:rPr>
            </w:pPr>
            <w:r w:rsidRPr="009F4F5B">
              <w:rPr>
                <w:rFonts w:ascii="Calibri" w:eastAsia="Calibri" w:hAnsi="Calibri" w:cs="Calibri"/>
                <w:sz w:val="24"/>
                <w:szCs w:val="24"/>
              </w:rPr>
              <w:t>JMIR Publications</w:t>
            </w:r>
          </w:p>
        </w:tc>
        <w:tc>
          <w:tcPr>
            <w:tcW w:w="1258"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3E02285" w14:textId="77777777" w:rsidR="00847BDD" w:rsidRPr="009F4F5B" w:rsidRDefault="00847BDD" w:rsidP="00741BB2">
            <w:pPr>
              <w:rPr>
                <w:sz w:val="24"/>
                <w:szCs w:val="24"/>
              </w:rPr>
            </w:pPr>
            <w:r w:rsidRPr="009F4F5B">
              <w:rPr>
                <w:rFonts w:ascii="Calibri" w:eastAsia="Calibri" w:hAnsi="Calibri" w:cs="Calibri"/>
                <w:sz w:val="24"/>
                <w:szCs w:val="24"/>
              </w:rPr>
              <w:t>2369-2960 (e)</w:t>
            </w:r>
          </w:p>
        </w:tc>
        <w:tc>
          <w:tcPr>
            <w:tcW w:w="1004"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8991C2A" w14:textId="77777777" w:rsidR="00847BDD" w:rsidRPr="009F4F5B" w:rsidRDefault="00847BDD" w:rsidP="00741BB2">
            <w:pPr>
              <w:jc w:val="center"/>
              <w:rPr>
                <w:sz w:val="24"/>
                <w:szCs w:val="24"/>
              </w:rPr>
            </w:pPr>
            <w:r w:rsidRPr="009F4F5B">
              <w:rPr>
                <w:rFonts w:ascii="Calibri" w:eastAsia="Calibri" w:hAnsi="Calibri" w:cs="Calibri"/>
                <w:sz w:val="24"/>
                <w:szCs w:val="24"/>
              </w:rPr>
              <w:t>4</w:t>
            </w:r>
          </w:p>
        </w:tc>
        <w:tc>
          <w:tcPr>
            <w:tcW w:w="875"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4DA348C" w14:textId="77777777" w:rsidR="00847BDD" w:rsidRPr="009F4F5B" w:rsidRDefault="00847BDD" w:rsidP="00741BB2">
            <w:pPr>
              <w:jc w:val="center"/>
              <w:rPr>
                <w:sz w:val="24"/>
                <w:szCs w:val="24"/>
              </w:rPr>
            </w:pPr>
            <w:r w:rsidRPr="009F4F5B">
              <w:rPr>
                <w:rFonts w:ascii="Calibri" w:eastAsia="Calibri" w:hAnsi="Calibri" w:cs="Calibri"/>
                <w:sz w:val="24"/>
                <w:szCs w:val="24"/>
              </w:rPr>
              <w:t>2025–2026</w:t>
            </w:r>
          </w:p>
        </w:tc>
        <w:tc>
          <w:tcPr>
            <w:tcW w:w="2413"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21ECF06" w14:textId="77777777" w:rsidR="00847BDD" w:rsidRPr="009F4F5B" w:rsidRDefault="00847BDD" w:rsidP="00741BB2">
            <w:pPr>
              <w:rPr>
                <w:sz w:val="24"/>
                <w:szCs w:val="24"/>
              </w:rPr>
            </w:pPr>
            <w:r w:rsidRPr="009F4F5B">
              <w:rPr>
                <w:rFonts w:ascii="Calibri" w:eastAsia="Calibri" w:hAnsi="Calibri" w:cs="Calibri"/>
                <w:sz w:val="24"/>
                <w:szCs w:val="24"/>
              </w:rPr>
              <w:t>Digital public health, surveillance systems, and epidemiology.</w:t>
            </w:r>
          </w:p>
        </w:tc>
      </w:tr>
      <w:tr w:rsidR="00847BDD" w:rsidRPr="009F4F5B" w14:paraId="1DA61BB7" w14:textId="77777777" w:rsidTr="00220A20">
        <w:tc>
          <w:tcPr>
            <w:tcW w:w="49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8D6DBC8" w14:textId="24DE6EB2" w:rsidR="00847BDD" w:rsidRPr="009F4F5B" w:rsidRDefault="005D1F01" w:rsidP="00741BB2">
            <w:pPr>
              <w:jc w:val="center"/>
              <w:rPr>
                <w:sz w:val="24"/>
                <w:szCs w:val="24"/>
              </w:rPr>
            </w:pPr>
            <w:r>
              <w:rPr>
                <w:sz w:val="24"/>
                <w:szCs w:val="24"/>
              </w:rPr>
              <w:t>7</w:t>
            </w:r>
          </w:p>
        </w:tc>
        <w:tc>
          <w:tcPr>
            <w:tcW w:w="1731"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5BA5547" w14:textId="77777777" w:rsidR="00847BDD" w:rsidRPr="009F4F5B" w:rsidRDefault="00847BDD" w:rsidP="00741BB2">
            <w:pPr>
              <w:rPr>
                <w:sz w:val="24"/>
                <w:szCs w:val="24"/>
              </w:rPr>
            </w:pPr>
            <w:r w:rsidRPr="009F4F5B">
              <w:rPr>
                <w:rFonts w:ascii="Calibri" w:eastAsia="Calibri" w:hAnsi="Calibri" w:cs="Calibri"/>
                <w:sz w:val="24"/>
                <w:szCs w:val="24"/>
              </w:rPr>
              <w:t>JMIR Rehabilitation and Assistive Technologies</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8668BE4" w14:textId="77777777" w:rsidR="00847BDD" w:rsidRPr="009F4F5B" w:rsidRDefault="00847BDD" w:rsidP="00741BB2">
            <w:pPr>
              <w:rPr>
                <w:sz w:val="24"/>
                <w:szCs w:val="24"/>
              </w:rPr>
            </w:pPr>
            <w:r w:rsidRPr="009F4F5B">
              <w:rPr>
                <w:rFonts w:ascii="Calibri" w:eastAsia="Calibri" w:hAnsi="Calibri" w:cs="Calibri"/>
                <w:sz w:val="24"/>
                <w:szCs w:val="24"/>
              </w:rPr>
              <w:t>JMIR Publications</w:t>
            </w:r>
          </w:p>
        </w:tc>
        <w:tc>
          <w:tcPr>
            <w:tcW w:w="1258"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111707C" w14:textId="77777777" w:rsidR="00847BDD" w:rsidRPr="009F4F5B" w:rsidRDefault="00847BDD" w:rsidP="00741BB2">
            <w:pPr>
              <w:rPr>
                <w:sz w:val="24"/>
                <w:szCs w:val="24"/>
              </w:rPr>
            </w:pPr>
            <w:r w:rsidRPr="009F4F5B">
              <w:rPr>
                <w:rFonts w:ascii="Calibri" w:eastAsia="Calibri" w:hAnsi="Calibri" w:cs="Calibri"/>
                <w:sz w:val="24"/>
                <w:szCs w:val="24"/>
              </w:rPr>
              <w:t>2369-2529 (e)</w:t>
            </w:r>
          </w:p>
        </w:tc>
        <w:tc>
          <w:tcPr>
            <w:tcW w:w="1004"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51529E6" w14:textId="77777777" w:rsidR="00847BDD" w:rsidRPr="009F4F5B" w:rsidRDefault="00847BDD" w:rsidP="00741BB2">
            <w:pPr>
              <w:jc w:val="center"/>
              <w:rPr>
                <w:sz w:val="24"/>
                <w:szCs w:val="24"/>
              </w:rPr>
            </w:pPr>
            <w:r w:rsidRPr="009F4F5B">
              <w:rPr>
                <w:rFonts w:ascii="Calibri" w:eastAsia="Calibri" w:hAnsi="Calibri" w:cs="Calibri"/>
                <w:sz w:val="24"/>
                <w:szCs w:val="24"/>
              </w:rPr>
              <w:t>4</w:t>
            </w:r>
          </w:p>
        </w:tc>
        <w:tc>
          <w:tcPr>
            <w:tcW w:w="875"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7F54920" w14:textId="77777777" w:rsidR="00847BDD" w:rsidRPr="009F4F5B" w:rsidRDefault="00847BDD" w:rsidP="00741BB2">
            <w:pPr>
              <w:jc w:val="center"/>
              <w:rPr>
                <w:sz w:val="24"/>
                <w:szCs w:val="24"/>
              </w:rPr>
            </w:pPr>
            <w:r w:rsidRPr="009F4F5B">
              <w:rPr>
                <w:rFonts w:ascii="Calibri" w:eastAsia="Calibri" w:hAnsi="Calibri" w:cs="Calibri"/>
                <w:sz w:val="24"/>
                <w:szCs w:val="24"/>
              </w:rPr>
              <w:t>2026</w:t>
            </w:r>
          </w:p>
        </w:tc>
        <w:tc>
          <w:tcPr>
            <w:tcW w:w="2413"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803321C" w14:textId="77777777" w:rsidR="00847BDD" w:rsidRPr="009F4F5B" w:rsidRDefault="00847BDD" w:rsidP="00741BB2">
            <w:pPr>
              <w:rPr>
                <w:sz w:val="24"/>
                <w:szCs w:val="24"/>
              </w:rPr>
            </w:pPr>
            <w:r w:rsidRPr="009F4F5B">
              <w:rPr>
                <w:rFonts w:ascii="Calibri" w:eastAsia="Calibri" w:hAnsi="Calibri" w:cs="Calibri"/>
                <w:sz w:val="24"/>
                <w:szCs w:val="24"/>
              </w:rPr>
              <w:t>Digital rehabilitation, assistive technologies, and tele-rehab.</w:t>
            </w:r>
          </w:p>
        </w:tc>
      </w:tr>
      <w:tr w:rsidR="00847BDD" w:rsidRPr="009F4F5B" w14:paraId="147208A5" w14:textId="77777777" w:rsidTr="00220A20">
        <w:tc>
          <w:tcPr>
            <w:tcW w:w="49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881F029" w14:textId="10AE2867" w:rsidR="00847BDD" w:rsidRPr="009F4F5B" w:rsidRDefault="005D1F01" w:rsidP="00741BB2">
            <w:pPr>
              <w:jc w:val="center"/>
              <w:rPr>
                <w:sz w:val="24"/>
                <w:szCs w:val="24"/>
              </w:rPr>
            </w:pPr>
            <w:r>
              <w:rPr>
                <w:sz w:val="24"/>
                <w:szCs w:val="24"/>
              </w:rPr>
              <w:t>8</w:t>
            </w:r>
          </w:p>
        </w:tc>
        <w:tc>
          <w:tcPr>
            <w:tcW w:w="1731"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BE6FC9A" w14:textId="77777777" w:rsidR="00847BDD" w:rsidRPr="009F4F5B" w:rsidRDefault="00847BDD" w:rsidP="00741BB2">
            <w:pPr>
              <w:rPr>
                <w:sz w:val="24"/>
                <w:szCs w:val="24"/>
              </w:rPr>
            </w:pPr>
            <w:r w:rsidRPr="009F4F5B">
              <w:rPr>
                <w:rFonts w:ascii="Calibri" w:eastAsia="Calibri" w:hAnsi="Calibri" w:cs="Calibri"/>
                <w:sz w:val="24"/>
                <w:szCs w:val="24"/>
              </w:rPr>
              <w:t>Digital Health</w:t>
            </w:r>
          </w:p>
        </w:tc>
        <w:tc>
          <w:tcPr>
            <w:tcW w:w="1589"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775AA7C" w14:textId="77777777" w:rsidR="00847BDD" w:rsidRPr="009F4F5B" w:rsidRDefault="00847BDD" w:rsidP="00741BB2">
            <w:pPr>
              <w:rPr>
                <w:sz w:val="24"/>
                <w:szCs w:val="24"/>
              </w:rPr>
            </w:pPr>
            <w:r w:rsidRPr="009F4F5B">
              <w:rPr>
                <w:rFonts w:ascii="Calibri" w:eastAsia="Calibri" w:hAnsi="Calibri" w:cs="Calibri"/>
                <w:sz w:val="24"/>
                <w:szCs w:val="24"/>
              </w:rPr>
              <w:t>SAGE Publications</w:t>
            </w:r>
          </w:p>
        </w:tc>
        <w:tc>
          <w:tcPr>
            <w:tcW w:w="1258"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81A51B5" w14:textId="77777777" w:rsidR="00847BDD" w:rsidRPr="009F4F5B" w:rsidRDefault="00847BDD" w:rsidP="00741BB2">
            <w:pPr>
              <w:rPr>
                <w:sz w:val="24"/>
                <w:szCs w:val="24"/>
              </w:rPr>
            </w:pPr>
            <w:r w:rsidRPr="009F4F5B">
              <w:rPr>
                <w:rFonts w:ascii="Calibri" w:eastAsia="Calibri" w:hAnsi="Calibri" w:cs="Calibri"/>
                <w:sz w:val="24"/>
                <w:szCs w:val="24"/>
              </w:rPr>
              <w:t>2055-2076 (e)</w:t>
            </w:r>
          </w:p>
        </w:tc>
        <w:tc>
          <w:tcPr>
            <w:tcW w:w="1004"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4BD4D7F" w14:textId="77777777" w:rsidR="00847BDD" w:rsidRPr="009F4F5B" w:rsidRDefault="00847BDD" w:rsidP="00741BB2">
            <w:pPr>
              <w:jc w:val="center"/>
              <w:rPr>
                <w:sz w:val="24"/>
                <w:szCs w:val="24"/>
              </w:rPr>
            </w:pPr>
            <w:r w:rsidRPr="009F4F5B">
              <w:rPr>
                <w:rFonts w:ascii="Calibri" w:eastAsia="Calibri" w:hAnsi="Calibri" w:cs="Calibri"/>
                <w:sz w:val="24"/>
                <w:szCs w:val="24"/>
              </w:rPr>
              <w:t>2</w:t>
            </w:r>
          </w:p>
        </w:tc>
        <w:tc>
          <w:tcPr>
            <w:tcW w:w="875"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D52B237" w14:textId="77777777" w:rsidR="00847BDD" w:rsidRPr="009F4F5B" w:rsidRDefault="00847BDD" w:rsidP="00741BB2">
            <w:pPr>
              <w:jc w:val="center"/>
              <w:rPr>
                <w:sz w:val="24"/>
                <w:szCs w:val="24"/>
              </w:rPr>
            </w:pPr>
            <w:r w:rsidRPr="009F4F5B">
              <w:rPr>
                <w:rFonts w:ascii="Calibri" w:eastAsia="Calibri" w:hAnsi="Calibri" w:cs="Calibri"/>
                <w:sz w:val="24"/>
                <w:szCs w:val="24"/>
              </w:rPr>
              <w:t>2026</w:t>
            </w:r>
          </w:p>
        </w:tc>
        <w:tc>
          <w:tcPr>
            <w:tcW w:w="2413"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88BC0D9" w14:textId="77777777" w:rsidR="00847BDD" w:rsidRPr="009F4F5B" w:rsidRDefault="00847BDD" w:rsidP="00741BB2">
            <w:pPr>
              <w:rPr>
                <w:sz w:val="24"/>
                <w:szCs w:val="24"/>
              </w:rPr>
            </w:pPr>
            <w:r w:rsidRPr="009F4F5B">
              <w:rPr>
                <w:rFonts w:ascii="Calibri" w:eastAsia="Calibri" w:hAnsi="Calibri" w:cs="Calibri"/>
                <w:sz w:val="24"/>
                <w:szCs w:val="24"/>
              </w:rPr>
              <w:t xml:space="preserve">Open-access journal on digital health </w:t>
            </w:r>
            <w:r w:rsidRPr="009F4F5B">
              <w:rPr>
                <w:rFonts w:ascii="Calibri" w:eastAsia="Calibri" w:hAnsi="Calibri" w:cs="Calibri"/>
                <w:sz w:val="24"/>
                <w:szCs w:val="24"/>
              </w:rPr>
              <w:lastRenderedPageBreak/>
              <w:t>technologies and implementation.</w:t>
            </w:r>
          </w:p>
        </w:tc>
      </w:tr>
      <w:tr w:rsidR="00847BDD" w:rsidRPr="009F4F5B" w14:paraId="65CC2958" w14:textId="77777777" w:rsidTr="00220A20">
        <w:tc>
          <w:tcPr>
            <w:tcW w:w="49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5C2642D" w14:textId="37C796E6" w:rsidR="00847BDD" w:rsidRPr="009F4F5B" w:rsidRDefault="005D1F01" w:rsidP="00741BB2">
            <w:pPr>
              <w:jc w:val="center"/>
              <w:rPr>
                <w:sz w:val="24"/>
                <w:szCs w:val="24"/>
              </w:rPr>
            </w:pPr>
            <w:r>
              <w:rPr>
                <w:sz w:val="24"/>
                <w:szCs w:val="24"/>
              </w:rPr>
              <w:lastRenderedPageBreak/>
              <w:t>9</w:t>
            </w:r>
          </w:p>
        </w:tc>
        <w:tc>
          <w:tcPr>
            <w:tcW w:w="1731"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D8A0211" w14:textId="77777777" w:rsidR="00847BDD" w:rsidRPr="009F4F5B" w:rsidRDefault="00847BDD" w:rsidP="00741BB2">
            <w:pPr>
              <w:rPr>
                <w:sz w:val="24"/>
                <w:szCs w:val="24"/>
              </w:rPr>
            </w:pPr>
            <w:r w:rsidRPr="009F4F5B">
              <w:rPr>
                <w:rFonts w:ascii="Calibri" w:eastAsia="Calibri" w:hAnsi="Calibri" w:cs="Calibri"/>
                <w:sz w:val="24"/>
                <w:szCs w:val="24"/>
              </w:rPr>
              <w:t>JMIR AI</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27E196B" w14:textId="77777777" w:rsidR="00847BDD" w:rsidRPr="009F4F5B" w:rsidRDefault="00847BDD" w:rsidP="00741BB2">
            <w:pPr>
              <w:rPr>
                <w:sz w:val="24"/>
                <w:szCs w:val="24"/>
              </w:rPr>
            </w:pPr>
            <w:r w:rsidRPr="009F4F5B">
              <w:rPr>
                <w:rFonts w:ascii="Calibri" w:eastAsia="Calibri" w:hAnsi="Calibri" w:cs="Calibri"/>
                <w:sz w:val="24"/>
                <w:szCs w:val="24"/>
              </w:rPr>
              <w:t>JMIR Publications</w:t>
            </w:r>
          </w:p>
        </w:tc>
        <w:tc>
          <w:tcPr>
            <w:tcW w:w="1258"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AA21681" w14:textId="77777777" w:rsidR="00847BDD" w:rsidRPr="009F4F5B" w:rsidRDefault="00847BDD" w:rsidP="00741BB2">
            <w:pPr>
              <w:rPr>
                <w:sz w:val="24"/>
                <w:szCs w:val="24"/>
              </w:rPr>
            </w:pPr>
            <w:r w:rsidRPr="009F4F5B">
              <w:rPr>
                <w:rFonts w:ascii="Calibri" w:eastAsia="Calibri" w:hAnsi="Calibri" w:cs="Calibri"/>
                <w:sz w:val="24"/>
                <w:szCs w:val="24"/>
              </w:rPr>
              <w:t>2817-1705 (e)</w:t>
            </w:r>
          </w:p>
        </w:tc>
        <w:tc>
          <w:tcPr>
            <w:tcW w:w="1004"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7463DC9" w14:textId="77777777" w:rsidR="00847BDD" w:rsidRPr="009F4F5B" w:rsidRDefault="00847BDD" w:rsidP="00741BB2">
            <w:pPr>
              <w:jc w:val="center"/>
              <w:rPr>
                <w:sz w:val="24"/>
                <w:szCs w:val="24"/>
              </w:rPr>
            </w:pPr>
            <w:r w:rsidRPr="009F4F5B">
              <w:rPr>
                <w:rFonts w:ascii="Calibri" w:eastAsia="Calibri" w:hAnsi="Calibri" w:cs="Calibri"/>
                <w:sz w:val="24"/>
                <w:szCs w:val="24"/>
              </w:rPr>
              <w:t>2</w:t>
            </w:r>
          </w:p>
        </w:tc>
        <w:tc>
          <w:tcPr>
            <w:tcW w:w="875"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CBD2994" w14:textId="77777777" w:rsidR="00847BDD" w:rsidRPr="009F4F5B" w:rsidRDefault="00847BDD" w:rsidP="00741BB2">
            <w:pPr>
              <w:jc w:val="center"/>
              <w:rPr>
                <w:sz w:val="24"/>
                <w:szCs w:val="24"/>
              </w:rPr>
            </w:pPr>
            <w:r w:rsidRPr="009F4F5B">
              <w:rPr>
                <w:rFonts w:ascii="Calibri" w:eastAsia="Calibri" w:hAnsi="Calibri" w:cs="Calibri"/>
                <w:sz w:val="24"/>
                <w:szCs w:val="24"/>
              </w:rPr>
              <w:t>2026</w:t>
            </w:r>
          </w:p>
        </w:tc>
        <w:tc>
          <w:tcPr>
            <w:tcW w:w="2413"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FF0D946" w14:textId="77777777" w:rsidR="00847BDD" w:rsidRPr="009F4F5B" w:rsidRDefault="00847BDD" w:rsidP="00741BB2">
            <w:pPr>
              <w:rPr>
                <w:sz w:val="24"/>
                <w:szCs w:val="24"/>
              </w:rPr>
            </w:pPr>
            <w:r w:rsidRPr="009F4F5B">
              <w:rPr>
                <w:rFonts w:ascii="Calibri" w:eastAsia="Calibri" w:hAnsi="Calibri" w:cs="Calibri"/>
                <w:sz w:val="24"/>
                <w:szCs w:val="24"/>
              </w:rPr>
              <w:t>Artificial intelligence and machine learning in health and medicine.</w:t>
            </w:r>
          </w:p>
        </w:tc>
      </w:tr>
      <w:tr w:rsidR="00847BDD" w:rsidRPr="009F4F5B" w14:paraId="45154A00" w14:textId="77777777" w:rsidTr="00220A20">
        <w:tc>
          <w:tcPr>
            <w:tcW w:w="49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45B09C8" w14:textId="707FF244" w:rsidR="00847BDD" w:rsidRPr="009F4F5B" w:rsidRDefault="005D1F01" w:rsidP="00741BB2">
            <w:pPr>
              <w:jc w:val="center"/>
              <w:rPr>
                <w:sz w:val="24"/>
                <w:szCs w:val="24"/>
              </w:rPr>
            </w:pPr>
            <w:r>
              <w:rPr>
                <w:sz w:val="24"/>
                <w:szCs w:val="24"/>
              </w:rPr>
              <w:t>10</w:t>
            </w:r>
          </w:p>
        </w:tc>
        <w:tc>
          <w:tcPr>
            <w:tcW w:w="1731"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3931E51" w14:textId="77777777" w:rsidR="00847BDD" w:rsidRPr="009F4F5B" w:rsidRDefault="00847BDD" w:rsidP="00741BB2">
            <w:pPr>
              <w:rPr>
                <w:sz w:val="24"/>
                <w:szCs w:val="24"/>
              </w:rPr>
            </w:pPr>
            <w:r w:rsidRPr="009F4F5B">
              <w:rPr>
                <w:rFonts w:ascii="Calibri" w:eastAsia="Calibri" w:hAnsi="Calibri" w:cs="Calibri"/>
                <w:sz w:val="24"/>
                <w:szCs w:val="24"/>
              </w:rPr>
              <w:t>JMIR Medical Informatics</w:t>
            </w:r>
          </w:p>
        </w:tc>
        <w:tc>
          <w:tcPr>
            <w:tcW w:w="1589"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DFEC90B" w14:textId="77777777" w:rsidR="00847BDD" w:rsidRPr="009F4F5B" w:rsidRDefault="00847BDD" w:rsidP="00741BB2">
            <w:pPr>
              <w:rPr>
                <w:sz w:val="24"/>
                <w:szCs w:val="24"/>
              </w:rPr>
            </w:pPr>
            <w:r w:rsidRPr="009F4F5B">
              <w:rPr>
                <w:rFonts w:ascii="Calibri" w:eastAsia="Calibri" w:hAnsi="Calibri" w:cs="Calibri"/>
                <w:sz w:val="24"/>
                <w:szCs w:val="24"/>
              </w:rPr>
              <w:t>JMIR Publications</w:t>
            </w:r>
          </w:p>
        </w:tc>
        <w:tc>
          <w:tcPr>
            <w:tcW w:w="1258"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27366A5" w14:textId="77777777" w:rsidR="00847BDD" w:rsidRPr="009F4F5B" w:rsidRDefault="00847BDD" w:rsidP="00741BB2">
            <w:pPr>
              <w:rPr>
                <w:sz w:val="24"/>
                <w:szCs w:val="24"/>
              </w:rPr>
            </w:pPr>
            <w:r w:rsidRPr="009F4F5B">
              <w:rPr>
                <w:rFonts w:ascii="Calibri" w:eastAsia="Calibri" w:hAnsi="Calibri" w:cs="Calibri"/>
                <w:sz w:val="24"/>
                <w:szCs w:val="24"/>
              </w:rPr>
              <w:t>2291-9694 (e)</w:t>
            </w:r>
          </w:p>
        </w:tc>
        <w:tc>
          <w:tcPr>
            <w:tcW w:w="1004"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0356B89" w14:textId="77777777" w:rsidR="00847BDD" w:rsidRPr="009F4F5B" w:rsidRDefault="00847BDD" w:rsidP="00741BB2">
            <w:pPr>
              <w:jc w:val="center"/>
              <w:rPr>
                <w:sz w:val="24"/>
                <w:szCs w:val="24"/>
              </w:rPr>
            </w:pPr>
            <w:r w:rsidRPr="009F4F5B">
              <w:rPr>
                <w:rFonts w:ascii="Calibri" w:eastAsia="Calibri" w:hAnsi="Calibri" w:cs="Calibri"/>
                <w:sz w:val="24"/>
                <w:szCs w:val="24"/>
              </w:rPr>
              <w:t>2</w:t>
            </w:r>
          </w:p>
        </w:tc>
        <w:tc>
          <w:tcPr>
            <w:tcW w:w="875"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C6B24F7" w14:textId="77777777" w:rsidR="00847BDD" w:rsidRPr="009F4F5B" w:rsidRDefault="00847BDD" w:rsidP="00741BB2">
            <w:pPr>
              <w:jc w:val="center"/>
              <w:rPr>
                <w:sz w:val="24"/>
                <w:szCs w:val="24"/>
              </w:rPr>
            </w:pPr>
            <w:r w:rsidRPr="009F4F5B">
              <w:rPr>
                <w:rFonts w:ascii="Calibri" w:eastAsia="Calibri" w:hAnsi="Calibri" w:cs="Calibri"/>
                <w:sz w:val="24"/>
                <w:szCs w:val="24"/>
              </w:rPr>
              <w:t>2025</w:t>
            </w:r>
          </w:p>
        </w:tc>
        <w:tc>
          <w:tcPr>
            <w:tcW w:w="2413"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575D911" w14:textId="77777777" w:rsidR="00847BDD" w:rsidRPr="009F4F5B" w:rsidRDefault="00847BDD" w:rsidP="00741BB2">
            <w:pPr>
              <w:rPr>
                <w:sz w:val="24"/>
                <w:szCs w:val="24"/>
              </w:rPr>
            </w:pPr>
            <w:r w:rsidRPr="009F4F5B">
              <w:rPr>
                <w:rFonts w:ascii="Calibri" w:eastAsia="Calibri" w:hAnsi="Calibri" w:cs="Calibri"/>
                <w:sz w:val="24"/>
                <w:szCs w:val="24"/>
              </w:rPr>
              <w:t>Clinical informatics, decision support, and health data science.</w:t>
            </w:r>
          </w:p>
        </w:tc>
      </w:tr>
      <w:tr w:rsidR="00847BDD" w:rsidRPr="009F4F5B" w14:paraId="12BBA4AE" w14:textId="77777777" w:rsidTr="00220A20">
        <w:tc>
          <w:tcPr>
            <w:tcW w:w="49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5CC4C055" w14:textId="0F562AB5" w:rsidR="00847BDD" w:rsidRPr="009F4F5B" w:rsidRDefault="00847BDD" w:rsidP="00741BB2">
            <w:pPr>
              <w:jc w:val="center"/>
              <w:rPr>
                <w:sz w:val="24"/>
                <w:szCs w:val="24"/>
              </w:rPr>
            </w:pPr>
            <w:r w:rsidRPr="009F4F5B">
              <w:rPr>
                <w:rFonts w:ascii="Calibri" w:eastAsia="Calibri" w:hAnsi="Calibri" w:cs="Calibri"/>
                <w:sz w:val="24"/>
                <w:szCs w:val="24"/>
              </w:rPr>
              <w:t>1</w:t>
            </w:r>
            <w:r w:rsidR="005D1F01">
              <w:rPr>
                <w:rFonts w:ascii="Calibri" w:eastAsia="Calibri" w:hAnsi="Calibri" w:cs="Calibri"/>
                <w:sz w:val="24"/>
                <w:szCs w:val="24"/>
              </w:rPr>
              <w:t>1</w:t>
            </w:r>
          </w:p>
        </w:tc>
        <w:tc>
          <w:tcPr>
            <w:tcW w:w="1731"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3137106" w14:textId="77777777" w:rsidR="00847BDD" w:rsidRPr="009F4F5B" w:rsidRDefault="00847BDD" w:rsidP="00741BB2">
            <w:pPr>
              <w:rPr>
                <w:sz w:val="24"/>
                <w:szCs w:val="24"/>
              </w:rPr>
            </w:pPr>
            <w:r w:rsidRPr="009F4F5B">
              <w:rPr>
                <w:rFonts w:ascii="Calibri" w:eastAsia="Calibri" w:hAnsi="Calibri" w:cs="Calibri"/>
                <w:sz w:val="24"/>
                <w:szCs w:val="24"/>
              </w:rPr>
              <w:t>PLOS Digital Health</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BE39520" w14:textId="77777777" w:rsidR="00847BDD" w:rsidRPr="009F4F5B" w:rsidRDefault="00847BDD" w:rsidP="00741BB2">
            <w:pPr>
              <w:rPr>
                <w:sz w:val="24"/>
                <w:szCs w:val="24"/>
              </w:rPr>
            </w:pPr>
            <w:r w:rsidRPr="009F4F5B">
              <w:rPr>
                <w:rFonts w:ascii="Calibri" w:eastAsia="Calibri" w:hAnsi="Calibri" w:cs="Calibri"/>
                <w:sz w:val="24"/>
                <w:szCs w:val="24"/>
              </w:rPr>
              <w:t>Public Library of Science</w:t>
            </w:r>
          </w:p>
        </w:tc>
        <w:tc>
          <w:tcPr>
            <w:tcW w:w="1258"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4DCAAF9" w14:textId="77777777" w:rsidR="00847BDD" w:rsidRPr="009F4F5B" w:rsidRDefault="00847BDD" w:rsidP="00741BB2">
            <w:pPr>
              <w:rPr>
                <w:sz w:val="24"/>
                <w:szCs w:val="24"/>
              </w:rPr>
            </w:pPr>
            <w:r w:rsidRPr="009F4F5B">
              <w:rPr>
                <w:rFonts w:ascii="Calibri" w:eastAsia="Calibri" w:hAnsi="Calibri" w:cs="Calibri"/>
                <w:sz w:val="24"/>
                <w:szCs w:val="24"/>
              </w:rPr>
              <w:t>2767-3170 (e)</w:t>
            </w:r>
          </w:p>
        </w:tc>
        <w:tc>
          <w:tcPr>
            <w:tcW w:w="1004"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097BB5F" w14:textId="77777777" w:rsidR="00847BDD" w:rsidRPr="009F4F5B" w:rsidRDefault="00847BDD" w:rsidP="00741BB2">
            <w:pPr>
              <w:jc w:val="center"/>
              <w:rPr>
                <w:sz w:val="24"/>
                <w:szCs w:val="24"/>
              </w:rPr>
            </w:pPr>
            <w:r w:rsidRPr="009F4F5B">
              <w:rPr>
                <w:rFonts w:ascii="Calibri" w:eastAsia="Calibri" w:hAnsi="Calibri" w:cs="Calibri"/>
                <w:sz w:val="24"/>
                <w:szCs w:val="24"/>
              </w:rPr>
              <w:t>2</w:t>
            </w:r>
          </w:p>
        </w:tc>
        <w:tc>
          <w:tcPr>
            <w:tcW w:w="875"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7FBE5BA" w14:textId="77777777" w:rsidR="00847BDD" w:rsidRPr="009F4F5B" w:rsidRDefault="00847BDD" w:rsidP="00741BB2">
            <w:pPr>
              <w:jc w:val="center"/>
              <w:rPr>
                <w:sz w:val="24"/>
                <w:szCs w:val="24"/>
              </w:rPr>
            </w:pPr>
            <w:r w:rsidRPr="009F4F5B">
              <w:rPr>
                <w:rFonts w:ascii="Calibri" w:eastAsia="Calibri" w:hAnsi="Calibri" w:cs="Calibri"/>
                <w:sz w:val="24"/>
                <w:szCs w:val="24"/>
              </w:rPr>
              <w:t>2026</w:t>
            </w:r>
          </w:p>
        </w:tc>
        <w:tc>
          <w:tcPr>
            <w:tcW w:w="2413"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5A915F2" w14:textId="77777777" w:rsidR="00847BDD" w:rsidRPr="009F4F5B" w:rsidRDefault="00847BDD" w:rsidP="00741BB2">
            <w:pPr>
              <w:rPr>
                <w:sz w:val="24"/>
                <w:szCs w:val="24"/>
              </w:rPr>
            </w:pPr>
            <w:r w:rsidRPr="009F4F5B">
              <w:rPr>
                <w:rFonts w:ascii="Calibri" w:eastAsia="Calibri" w:hAnsi="Calibri" w:cs="Calibri"/>
                <w:sz w:val="24"/>
                <w:szCs w:val="24"/>
              </w:rPr>
              <w:t>Open-access journal on digital and computational technologies in health.</w:t>
            </w:r>
          </w:p>
        </w:tc>
      </w:tr>
      <w:tr w:rsidR="00847BDD" w:rsidRPr="009F4F5B" w14:paraId="30E13229" w14:textId="77777777" w:rsidTr="00220A20">
        <w:tc>
          <w:tcPr>
            <w:tcW w:w="49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3A970CA" w14:textId="03D539B3" w:rsidR="00847BDD" w:rsidRPr="009F4F5B" w:rsidRDefault="00847BDD" w:rsidP="00741BB2">
            <w:pPr>
              <w:jc w:val="center"/>
              <w:rPr>
                <w:sz w:val="24"/>
                <w:szCs w:val="24"/>
              </w:rPr>
            </w:pPr>
            <w:r w:rsidRPr="009F4F5B">
              <w:rPr>
                <w:rFonts w:ascii="Calibri" w:eastAsia="Calibri" w:hAnsi="Calibri" w:cs="Calibri"/>
                <w:sz w:val="24"/>
                <w:szCs w:val="24"/>
              </w:rPr>
              <w:t>1</w:t>
            </w:r>
            <w:r w:rsidR="005D1F01">
              <w:rPr>
                <w:rFonts w:ascii="Calibri" w:eastAsia="Calibri" w:hAnsi="Calibri" w:cs="Calibri"/>
                <w:sz w:val="24"/>
                <w:szCs w:val="24"/>
              </w:rPr>
              <w:t>2</w:t>
            </w:r>
          </w:p>
        </w:tc>
        <w:tc>
          <w:tcPr>
            <w:tcW w:w="1731"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658DD75" w14:textId="77777777" w:rsidR="00847BDD" w:rsidRPr="009F4F5B" w:rsidRDefault="00847BDD" w:rsidP="00741BB2">
            <w:pPr>
              <w:rPr>
                <w:sz w:val="24"/>
                <w:szCs w:val="24"/>
              </w:rPr>
            </w:pPr>
            <w:r w:rsidRPr="009F4F5B">
              <w:rPr>
                <w:rFonts w:ascii="Calibri" w:eastAsia="Calibri" w:hAnsi="Calibri" w:cs="Calibri"/>
                <w:sz w:val="24"/>
                <w:szCs w:val="24"/>
              </w:rPr>
              <w:t>Archives of Virology</w:t>
            </w:r>
          </w:p>
        </w:tc>
        <w:tc>
          <w:tcPr>
            <w:tcW w:w="1589"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A34B6CF" w14:textId="77777777" w:rsidR="00847BDD" w:rsidRPr="009F4F5B" w:rsidRDefault="00847BDD" w:rsidP="00741BB2">
            <w:pPr>
              <w:rPr>
                <w:sz w:val="24"/>
                <w:szCs w:val="24"/>
              </w:rPr>
            </w:pPr>
            <w:r w:rsidRPr="009F4F5B">
              <w:rPr>
                <w:rFonts w:ascii="Calibri" w:eastAsia="Calibri" w:hAnsi="Calibri" w:cs="Calibri"/>
                <w:sz w:val="24"/>
                <w:szCs w:val="24"/>
              </w:rPr>
              <w:t>Springer Nature</w:t>
            </w:r>
          </w:p>
        </w:tc>
        <w:tc>
          <w:tcPr>
            <w:tcW w:w="1258"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355ECDB" w14:textId="77777777" w:rsidR="00847BDD" w:rsidRPr="009F4F5B" w:rsidRDefault="00847BDD" w:rsidP="00741BB2">
            <w:pPr>
              <w:rPr>
                <w:sz w:val="24"/>
                <w:szCs w:val="24"/>
              </w:rPr>
            </w:pPr>
            <w:r w:rsidRPr="009F4F5B">
              <w:rPr>
                <w:rFonts w:ascii="Calibri" w:eastAsia="Calibri" w:hAnsi="Calibri" w:cs="Calibri"/>
                <w:sz w:val="24"/>
                <w:szCs w:val="24"/>
              </w:rPr>
              <w:t>0304-8608 / 1432-8798</w:t>
            </w:r>
          </w:p>
        </w:tc>
        <w:tc>
          <w:tcPr>
            <w:tcW w:w="1004"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26C563D" w14:textId="77777777" w:rsidR="00847BDD" w:rsidRPr="009F4F5B" w:rsidRDefault="00847BDD" w:rsidP="00741BB2">
            <w:pPr>
              <w:jc w:val="center"/>
              <w:rPr>
                <w:sz w:val="24"/>
                <w:szCs w:val="24"/>
              </w:rPr>
            </w:pPr>
            <w:r w:rsidRPr="009F4F5B">
              <w:rPr>
                <w:rFonts w:ascii="Calibri" w:eastAsia="Calibri" w:hAnsi="Calibri" w:cs="Calibri"/>
                <w:sz w:val="24"/>
                <w:szCs w:val="24"/>
              </w:rPr>
              <w:t>1</w:t>
            </w:r>
          </w:p>
        </w:tc>
        <w:tc>
          <w:tcPr>
            <w:tcW w:w="875"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1354358" w14:textId="77777777" w:rsidR="00847BDD" w:rsidRPr="009F4F5B" w:rsidRDefault="00847BDD" w:rsidP="00741BB2">
            <w:pPr>
              <w:jc w:val="center"/>
              <w:rPr>
                <w:sz w:val="24"/>
                <w:szCs w:val="24"/>
              </w:rPr>
            </w:pPr>
            <w:r w:rsidRPr="009F4F5B">
              <w:rPr>
                <w:rFonts w:ascii="Calibri" w:eastAsia="Calibri" w:hAnsi="Calibri" w:cs="Calibri"/>
                <w:sz w:val="24"/>
                <w:szCs w:val="24"/>
              </w:rPr>
              <w:t>2026</w:t>
            </w:r>
          </w:p>
        </w:tc>
        <w:tc>
          <w:tcPr>
            <w:tcW w:w="2413"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3655100" w14:textId="77777777" w:rsidR="00847BDD" w:rsidRPr="009F4F5B" w:rsidRDefault="00847BDD" w:rsidP="00741BB2">
            <w:pPr>
              <w:rPr>
                <w:sz w:val="24"/>
                <w:szCs w:val="24"/>
              </w:rPr>
            </w:pPr>
            <w:r w:rsidRPr="009F4F5B">
              <w:rPr>
                <w:rFonts w:ascii="Calibri" w:eastAsia="Calibri" w:hAnsi="Calibri" w:cs="Calibri"/>
                <w:sz w:val="24"/>
                <w:szCs w:val="24"/>
              </w:rPr>
              <w:t>Virology and viral pathogenesis.</w:t>
            </w:r>
          </w:p>
        </w:tc>
      </w:tr>
      <w:tr w:rsidR="00847BDD" w:rsidRPr="009F4F5B" w14:paraId="01A1CD39" w14:textId="77777777" w:rsidTr="00220A20">
        <w:tc>
          <w:tcPr>
            <w:tcW w:w="49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A4E1B79" w14:textId="24000534" w:rsidR="00847BDD" w:rsidRPr="009F4F5B" w:rsidRDefault="00847BDD" w:rsidP="00741BB2">
            <w:pPr>
              <w:jc w:val="center"/>
              <w:rPr>
                <w:sz w:val="24"/>
                <w:szCs w:val="24"/>
              </w:rPr>
            </w:pPr>
            <w:r w:rsidRPr="009F4F5B">
              <w:rPr>
                <w:rFonts w:ascii="Calibri" w:eastAsia="Calibri" w:hAnsi="Calibri" w:cs="Calibri"/>
                <w:sz w:val="24"/>
                <w:szCs w:val="24"/>
              </w:rPr>
              <w:t>1</w:t>
            </w:r>
            <w:r w:rsidR="005D1F01">
              <w:rPr>
                <w:rFonts w:ascii="Calibri" w:eastAsia="Calibri" w:hAnsi="Calibri" w:cs="Calibri"/>
                <w:sz w:val="24"/>
                <w:szCs w:val="24"/>
              </w:rPr>
              <w:t>3</w:t>
            </w:r>
          </w:p>
        </w:tc>
        <w:tc>
          <w:tcPr>
            <w:tcW w:w="1731"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180BCDC" w14:textId="77777777" w:rsidR="00847BDD" w:rsidRPr="009F4F5B" w:rsidRDefault="00847BDD" w:rsidP="00741BB2">
            <w:pPr>
              <w:rPr>
                <w:sz w:val="24"/>
                <w:szCs w:val="24"/>
              </w:rPr>
            </w:pPr>
            <w:r w:rsidRPr="009F4F5B">
              <w:rPr>
                <w:rFonts w:ascii="Calibri" w:eastAsia="Calibri" w:hAnsi="Calibri" w:cs="Calibri"/>
                <w:sz w:val="24"/>
                <w:szCs w:val="24"/>
              </w:rPr>
              <w:t>Information Processing &amp; Management</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2DA1DD6" w14:textId="77777777" w:rsidR="00847BDD" w:rsidRPr="009F4F5B" w:rsidRDefault="00847BDD" w:rsidP="00741BB2">
            <w:pPr>
              <w:rPr>
                <w:sz w:val="24"/>
                <w:szCs w:val="24"/>
              </w:rPr>
            </w:pPr>
            <w:r w:rsidRPr="009F4F5B">
              <w:rPr>
                <w:rFonts w:ascii="Calibri" w:eastAsia="Calibri" w:hAnsi="Calibri" w:cs="Calibri"/>
                <w:sz w:val="24"/>
                <w:szCs w:val="24"/>
              </w:rPr>
              <w:t>Elsevier</w:t>
            </w:r>
          </w:p>
        </w:tc>
        <w:tc>
          <w:tcPr>
            <w:tcW w:w="1258"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4B77361" w14:textId="77777777" w:rsidR="00847BDD" w:rsidRPr="009F4F5B" w:rsidRDefault="00847BDD" w:rsidP="00741BB2">
            <w:pPr>
              <w:rPr>
                <w:sz w:val="24"/>
                <w:szCs w:val="24"/>
              </w:rPr>
            </w:pPr>
            <w:r w:rsidRPr="009F4F5B">
              <w:rPr>
                <w:rFonts w:ascii="Calibri" w:eastAsia="Calibri" w:hAnsi="Calibri" w:cs="Calibri"/>
                <w:sz w:val="24"/>
                <w:szCs w:val="24"/>
              </w:rPr>
              <w:t>0306-4573 / 1873-5371</w:t>
            </w:r>
          </w:p>
        </w:tc>
        <w:tc>
          <w:tcPr>
            <w:tcW w:w="1004"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CD24BDF" w14:textId="77777777" w:rsidR="00847BDD" w:rsidRPr="009F4F5B" w:rsidRDefault="00847BDD" w:rsidP="00741BB2">
            <w:pPr>
              <w:jc w:val="center"/>
              <w:rPr>
                <w:sz w:val="24"/>
                <w:szCs w:val="24"/>
              </w:rPr>
            </w:pPr>
            <w:r w:rsidRPr="009F4F5B">
              <w:rPr>
                <w:rFonts w:ascii="Calibri" w:eastAsia="Calibri" w:hAnsi="Calibri" w:cs="Calibri"/>
                <w:sz w:val="24"/>
                <w:szCs w:val="24"/>
              </w:rPr>
              <w:t>1</w:t>
            </w:r>
          </w:p>
        </w:tc>
        <w:tc>
          <w:tcPr>
            <w:tcW w:w="875"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AB578C2" w14:textId="77777777" w:rsidR="00847BDD" w:rsidRPr="009F4F5B" w:rsidRDefault="00847BDD" w:rsidP="00741BB2">
            <w:pPr>
              <w:jc w:val="center"/>
              <w:rPr>
                <w:sz w:val="24"/>
                <w:szCs w:val="24"/>
              </w:rPr>
            </w:pPr>
            <w:r w:rsidRPr="009F4F5B">
              <w:rPr>
                <w:rFonts w:ascii="Calibri" w:eastAsia="Calibri" w:hAnsi="Calibri" w:cs="Calibri"/>
                <w:sz w:val="24"/>
                <w:szCs w:val="24"/>
              </w:rPr>
              <w:t>2026</w:t>
            </w:r>
          </w:p>
        </w:tc>
        <w:tc>
          <w:tcPr>
            <w:tcW w:w="2413"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EE6A702" w14:textId="77777777" w:rsidR="00847BDD" w:rsidRPr="009F4F5B" w:rsidRDefault="00847BDD" w:rsidP="00741BB2">
            <w:pPr>
              <w:rPr>
                <w:sz w:val="24"/>
                <w:szCs w:val="24"/>
              </w:rPr>
            </w:pPr>
            <w:r w:rsidRPr="009F4F5B">
              <w:rPr>
                <w:rFonts w:ascii="Calibri" w:eastAsia="Calibri" w:hAnsi="Calibri" w:cs="Calibri"/>
                <w:sz w:val="24"/>
                <w:szCs w:val="24"/>
              </w:rPr>
              <w:t>Information science, data science, and AI methods.</w:t>
            </w:r>
          </w:p>
        </w:tc>
      </w:tr>
      <w:tr w:rsidR="00847BDD" w:rsidRPr="009F4F5B" w14:paraId="281CD507" w14:textId="77777777" w:rsidTr="00220A20">
        <w:tc>
          <w:tcPr>
            <w:tcW w:w="49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74AC0D9" w14:textId="5FF2DC44" w:rsidR="00847BDD" w:rsidRPr="009F4F5B" w:rsidRDefault="00847BDD" w:rsidP="00741BB2">
            <w:pPr>
              <w:jc w:val="center"/>
              <w:rPr>
                <w:sz w:val="24"/>
                <w:szCs w:val="24"/>
              </w:rPr>
            </w:pPr>
            <w:r w:rsidRPr="009F4F5B">
              <w:rPr>
                <w:rFonts w:ascii="Calibri" w:eastAsia="Calibri" w:hAnsi="Calibri" w:cs="Calibri"/>
                <w:sz w:val="24"/>
                <w:szCs w:val="24"/>
              </w:rPr>
              <w:t>1</w:t>
            </w:r>
            <w:r w:rsidR="005D1F01">
              <w:rPr>
                <w:rFonts w:ascii="Calibri" w:eastAsia="Calibri" w:hAnsi="Calibri" w:cs="Calibri"/>
                <w:sz w:val="24"/>
                <w:szCs w:val="24"/>
              </w:rPr>
              <w:t>4</w:t>
            </w:r>
          </w:p>
        </w:tc>
        <w:tc>
          <w:tcPr>
            <w:tcW w:w="1731"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9D52710" w14:textId="77777777" w:rsidR="00847BDD" w:rsidRPr="009F4F5B" w:rsidRDefault="00847BDD" w:rsidP="00741BB2">
            <w:pPr>
              <w:rPr>
                <w:sz w:val="24"/>
                <w:szCs w:val="24"/>
              </w:rPr>
            </w:pPr>
            <w:r w:rsidRPr="009F4F5B">
              <w:rPr>
                <w:rFonts w:ascii="Calibri" w:eastAsia="Calibri" w:hAnsi="Calibri" w:cs="Calibri"/>
                <w:sz w:val="24"/>
                <w:szCs w:val="24"/>
              </w:rPr>
              <w:t>Journal of Alzheimer's Disease</w:t>
            </w:r>
          </w:p>
        </w:tc>
        <w:tc>
          <w:tcPr>
            <w:tcW w:w="1589"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1487B24" w14:textId="77777777" w:rsidR="00847BDD" w:rsidRPr="009F4F5B" w:rsidRDefault="00847BDD" w:rsidP="00741BB2">
            <w:pPr>
              <w:rPr>
                <w:sz w:val="24"/>
                <w:szCs w:val="24"/>
              </w:rPr>
            </w:pPr>
            <w:r w:rsidRPr="009F4F5B">
              <w:rPr>
                <w:rFonts w:ascii="Calibri" w:eastAsia="Calibri" w:hAnsi="Calibri" w:cs="Calibri"/>
                <w:sz w:val="24"/>
                <w:szCs w:val="24"/>
              </w:rPr>
              <w:t>SAGE Publications (formerly IOS Press)</w:t>
            </w:r>
          </w:p>
        </w:tc>
        <w:tc>
          <w:tcPr>
            <w:tcW w:w="1258"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4A8BDE4" w14:textId="77777777" w:rsidR="00847BDD" w:rsidRPr="009F4F5B" w:rsidRDefault="00847BDD" w:rsidP="00741BB2">
            <w:pPr>
              <w:rPr>
                <w:sz w:val="24"/>
                <w:szCs w:val="24"/>
              </w:rPr>
            </w:pPr>
            <w:r w:rsidRPr="009F4F5B">
              <w:rPr>
                <w:rFonts w:ascii="Calibri" w:eastAsia="Calibri" w:hAnsi="Calibri" w:cs="Calibri"/>
                <w:sz w:val="24"/>
                <w:szCs w:val="24"/>
              </w:rPr>
              <w:t>1387-2877 / 1875-8908</w:t>
            </w:r>
          </w:p>
        </w:tc>
        <w:tc>
          <w:tcPr>
            <w:tcW w:w="1004"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88994F0" w14:textId="77777777" w:rsidR="00847BDD" w:rsidRPr="009F4F5B" w:rsidRDefault="00847BDD" w:rsidP="00741BB2">
            <w:pPr>
              <w:jc w:val="center"/>
              <w:rPr>
                <w:sz w:val="24"/>
                <w:szCs w:val="24"/>
              </w:rPr>
            </w:pPr>
            <w:r w:rsidRPr="009F4F5B">
              <w:rPr>
                <w:rFonts w:ascii="Calibri" w:eastAsia="Calibri" w:hAnsi="Calibri" w:cs="Calibri"/>
                <w:sz w:val="24"/>
                <w:szCs w:val="24"/>
              </w:rPr>
              <w:t>1</w:t>
            </w:r>
          </w:p>
        </w:tc>
        <w:tc>
          <w:tcPr>
            <w:tcW w:w="875"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123B578" w14:textId="3E316B56" w:rsidR="00847BDD" w:rsidRPr="009F4F5B" w:rsidRDefault="00BC1D5B" w:rsidP="00741BB2">
            <w:pPr>
              <w:jc w:val="center"/>
              <w:rPr>
                <w:sz w:val="24"/>
                <w:szCs w:val="24"/>
              </w:rPr>
            </w:pPr>
            <w:r>
              <w:rPr>
                <w:sz w:val="24"/>
                <w:szCs w:val="24"/>
              </w:rPr>
              <w:t>2026</w:t>
            </w:r>
          </w:p>
        </w:tc>
        <w:tc>
          <w:tcPr>
            <w:tcW w:w="2413"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1F5A737" w14:textId="77777777" w:rsidR="00847BDD" w:rsidRPr="009F4F5B" w:rsidRDefault="00847BDD" w:rsidP="00741BB2">
            <w:pPr>
              <w:rPr>
                <w:sz w:val="24"/>
                <w:szCs w:val="24"/>
              </w:rPr>
            </w:pPr>
            <w:r w:rsidRPr="009F4F5B">
              <w:rPr>
                <w:rFonts w:ascii="Calibri" w:eastAsia="Calibri" w:hAnsi="Calibri" w:cs="Calibri"/>
                <w:sz w:val="24"/>
                <w:szCs w:val="24"/>
              </w:rPr>
              <w:t>Alzheimer's disease and related dementias research.</w:t>
            </w:r>
          </w:p>
        </w:tc>
      </w:tr>
      <w:tr w:rsidR="00847BDD" w:rsidRPr="009F4F5B" w14:paraId="35B29B5E" w14:textId="77777777" w:rsidTr="00220A20">
        <w:tc>
          <w:tcPr>
            <w:tcW w:w="49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5254488" w14:textId="100AD99B" w:rsidR="00847BDD" w:rsidRPr="009F4F5B" w:rsidRDefault="00847BDD" w:rsidP="00741BB2">
            <w:pPr>
              <w:jc w:val="center"/>
              <w:rPr>
                <w:sz w:val="24"/>
                <w:szCs w:val="24"/>
              </w:rPr>
            </w:pPr>
            <w:r w:rsidRPr="009F4F5B">
              <w:rPr>
                <w:rFonts w:ascii="Calibri" w:eastAsia="Calibri" w:hAnsi="Calibri" w:cs="Calibri"/>
                <w:sz w:val="24"/>
                <w:szCs w:val="24"/>
              </w:rPr>
              <w:t>1</w:t>
            </w:r>
            <w:r w:rsidR="005D1F01">
              <w:rPr>
                <w:rFonts w:ascii="Calibri" w:eastAsia="Calibri" w:hAnsi="Calibri" w:cs="Calibri"/>
                <w:sz w:val="24"/>
                <w:szCs w:val="24"/>
              </w:rPr>
              <w:t>5</w:t>
            </w:r>
          </w:p>
        </w:tc>
        <w:tc>
          <w:tcPr>
            <w:tcW w:w="1731"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1C31130" w14:textId="77777777" w:rsidR="00847BDD" w:rsidRPr="009F4F5B" w:rsidRDefault="00847BDD" w:rsidP="00741BB2">
            <w:pPr>
              <w:rPr>
                <w:sz w:val="24"/>
                <w:szCs w:val="24"/>
              </w:rPr>
            </w:pPr>
            <w:r w:rsidRPr="009F4F5B">
              <w:rPr>
                <w:rFonts w:ascii="Calibri" w:eastAsia="Calibri" w:hAnsi="Calibri" w:cs="Calibri"/>
                <w:sz w:val="24"/>
                <w:szCs w:val="24"/>
              </w:rPr>
              <w:t>Journal of Clinical Medicine</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3773AFA" w14:textId="77777777" w:rsidR="00847BDD" w:rsidRPr="009F4F5B" w:rsidRDefault="00847BDD" w:rsidP="00741BB2">
            <w:pPr>
              <w:rPr>
                <w:sz w:val="24"/>
                <w:szCs w:val="24"/>
              </w:rPr>
            </w:pPr>
            <w:r w:rsidRPr="009F4F5B">
              <w:rPr>
                <w:rFonts w:ascii="Calibri" w:eastAsia="Calibri" w:hAnsi="Calibri" w:cs="Calibri"/>
                <w:sz w:val="24"/>
                <w:szCs w:val="24"/>
              </w:rPr>
              <w:t>MDPI</w:t>
            </w:r>
          </w:p>
        </w:tc>
        <w:tc>
          <w:tcPr>
            <w:tcW w:w="1258"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01E48CF" w14:textId="77777777" w:rsidR="00847BDD" w:rsidRPr="009F4F5B" w:rsidRDefault="00847BDD" w:rsidP="00741BB2">
            <w:pPr>
              <w:rPr>
                <w:sz w:val="24"/>
                <w:szCs w:val="24"/>
              </w:rPr>
            </w:pPr>
            <w:r w:rsidRPr="009F4F5B">
              <w:rPr>
                <w:rFonts w:ascii="Calibri" w:eastAsia="Calibri" w:hAnsi="Calibri" w:cs="Calibri"/>
                <w:sz w:val="24"/>
                <w:szCs w:val="24"/>
              </w:rPr>
              <w:t>2077-0383 (e)</w:t>
            </w:r>
          </w:p>
        </w:tc>
        <w:tc>
          <w:tcPr>
            <w:tcW w:w="1004"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4DC0BB0" w14:textId="77777777" w:rsidR="00847BDD" w:rsidRPr="009F4F5B" w:rsidRDefault="00847BDD" w:rsidP="00741BB2">
            <w:pPr>
              <w:jc w:val="center"/>
              <w:rPr>
                <w:sz w:val="24"/>
                <w:szCs w:val="24"/>
              </w:rPr>
            </w:pPr>
            <w:r w:rsidRPr="009F4F5B">
              <w:rPr>
                <w:rFonts w:ascii="Calibri" w:eastAsia="Calibri" w:hAnsi="Calibri" w:cs="Calibri"/>
                <w:sz w:val="24"/>
                <w:szCs w:val="24"/>
              </w:rPr>
              <w:t>1</w:t>
            </w:r>
          </w:p>
        </w:tc>
        <w:tc>
          <w:tcPr>
            <w:tcW w:w="875"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58B91449" w14:textId="77777777" w:rsidR="00847BDD" w:rsidRPr="009F4F5B" w:rsidRDefault="00847BDD" w:rsidP="00741BB2">
            <w:pPr>
              <w:jc w:val="center"/>
              <w:rPr>
                <w:sz w:val="24"/>
                <w:szCs w:val="24"/>
              </w:rPr>
            </w:pPr>
            <w:r w:rsidRPr="009F4F5B">
              <w:rPr>
                <w:rFonts w:ascii="Calibri" w:eastAsia="Calibri" w:hAnsi="Calibri" w:cs="Calibri"/>
                <w:sz w:val="24"/>
                <w:szCs w:val="24"/>
              </w:rPr>
              <w:t>2024</w:t>
            </w:r>
          </w:p>
        </w:tc>
        <w:tc>
          <w:tcPr>
            <w:tcW w:w="2413"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F4C1AF2" w14:textId="77777777" w:rsidR="00847BDD" w:rsidRPr="009F4F5B" w:rsidRDefault="00847BDD" w:rsidP="00741BB2">
            <w:pPr>
              <w:rPr>
                <w:sz w:val="24"/>
                <w:szCs w:val="24"/>
              </w:rPr>
            </w:pPr>
            <w:r w:rsidRPr="009F4F5B">
              <w:rPr>
                <w:rFonts w:ascii="Calibri" w:eastAsia="Calibri" w:hAnsi="Calibri" w:cs="Calibri"/>
                <w:sz w:val="24"/>
                <w:szCs w:val="24"/>
              </w:rPr>
              <w:t>Multidisciplinary clinical medicine and healthcare research.</w:t>
            </w:r>
          </w:p>
        </w:tc>
      </w:tr>
      <w:tr w:rsidR="00847BDD" w:rsidRPr="009F4F5B" w14:paraId="75FA278A" w14:textId="77777777" w:rsidTr="00220A20">
        <w:tc>
          <w:tcPr>
            <w:tcW w:w="49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FFF3CBE" w14:textId="5E8F79D4" w:rsidR="00847BDD" w:rsidRPr="009F4F5B" w:rsidRDefault="00847BDD" w:rsidP="00741BB2">
            <w:pPr>
              <w:jc w:val="center"/>
              <w:rPr>
                <w:sz w:val="24"/>
                <w:szCs w:val="24"/>
              </w:rPr>
            </w:pPr>
            <w:r w:rsidRPr="009F4F5B">
              <w:rPr>
                <w:rFonts w:ascii="Calibri" w:eastAsia="Calibri" w:hAnsi="Calibri" w:cs="Calibri"/>
                <w:sz w:val="24"/>
                <w:szCs w:val="24"/>
              </w:rPr>
              <w:t>1</w:t>
            </w:r>
            <w:r w:rsidR="005D1F01">
              <w:rPr>
                <w:rFonts w:ascii="Calibri" w:eastAsia="Calibri" w:hAnsi="Calibri" w:cs="Calibri"/>
                <w:sz w:val="24"/>
                <w:szCs w:val="24"/>
              </w:rPr>
              <w:t>6</w:t>
            </w:r>
          </w:p>
        </w:tc>
        <w:tc>
          <w:tcPr>
            <w:tcW w:w="1731"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DCA0577" w14:textId="77777777" w:rsidR="00847BDD" w:rsidRPr="009F4F5B" w:rsidRDefault="00847BDD" w:rsidP="00741BB2">
            <w:pPr>
              <w:rPr>
                <w:sz w:val="24"/>
                <w:szCs w:val="24"/>
              </w:rPr>
            </w:pPr>
            <w:r w:rsidRPr="009F4F5B">
              <w:rPr>
                <w:rFonts w:ascii="Calibri" w:eastAsia="Calibri" w:hAnsi="Calibri" w:cs="Calibri"/>
                <w:sz w:val="24"/>
                <w:szCs w:val="24"/>
              </w:rPr>
              <w:t>Network Modeling Analysis in Health Informatics and Bioinformatics</w:t>
            </w:r>
          </w:p>
        </w:tc>
        <w:tc>
          <w:tcPr>
            <w:tcW w:w="1589"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A4061CC" w14:textId="77777777" w:rsidR="00847BDD" w:rsidRPr="009F4F5B" w:rsidRDefault="00847BDD" w:rsidP="00741BB2">
            <w:pPr>
              <w:rPr>
                <w:sz w:val="24"/>
                <w:szCs w:val="24"/>
              </w:rPr>
            </w:pPr>
            <w:r w:rsidRPr="009F4F5B">
              <w:rPr>
                <w:rFonts w:ascii="Calibri" w:eastAsia="Calibri" w:hAnsi="Calibri" w:cs="Calibri"/>
                <w:sz w:val="24"/>
                <w:szCs w:val="24"/>
              </w:rPr>
              <w:t>Springer Nature</w:t>
            </w:r>
          </w:p>
        </w:tc>
        <w:tc>
          <w:tcPr>
            <w:tcW w:w="1258"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2F4B875" w14:textId="77777777" w:rsidR="00847BDD" w:rsidRPr="009F4F5B" w:rsidRDefault="00847BDD" w:rsidP="00741BB2">
            <w:pPr>
              <w:rPr>
                <w:sz w:val="24"/>
                <w:szCs w:val="24"/>
              </w:rPr>
            </w:pPr>
            <w:r w:rsidRPr="009F4F5B">
              <w:rPr>
                <w:rFonts w:ascii="Calibri" w:eastAsia="Calibri" w:hAnsi="Calibri" w:cs="Calibri"/>
                <w:sz w:val="24"/>
                <w:szCs w:val="24"/>
              </w:rPr>
              <w:t>2192-6662 / 2192-6670</w:t>
            </w:r>
          </w:p>
        </w:tc>
        <w:tc>
          <w:tcPr>
            <w:tcW w:w="1004"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155492E" w14:textId="77777777" w:rsidR="00847BDD" w:rsidRPr="009F4F5B" w:rsidRDefault="00847BDD" w:rsidP="00741BB2">
            <w:pPr>
              <w:jc w:val="center"/>
              <w:rPr>
                <w:sz w:val="24"/>
                <w:szCs w:val="24"/>
              </w:rPr>
            </w:pPr>
            <w:r w:rsidRPr="009F4F5B">
              <w:rPr>
                <w:rFonts w:ascii="Calibri" w:eastAsia="Calibri" w:hAnsi="Calibri" w:cs="Calibri"/>
                <w:sz w:val="24"/>
                <w:szCs w:val="24"/>
              </w:rPr>
              <w:t>1</w:t>
            </w:r>
          </w:p>
        </w:tc>
        <w:tc>
          <w:tcPr>
            <w:tcW w:w="875"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FE53A08" w14:textId="77777777" w:rsidR="00847BDD" w:rsidRPr="009F4F5B" w:rsidRDefault="00847BDD" w:rsidP="00741BB2">
            <w:pPr>
              <w:jc w:val="center"/>
              <w:rPr>
                <w:sz w:val="24"/>
                <w:szCs w:val="24"/>
              </w:rPr>
            </w:pPr>
            <w:r w:rsidRPr="009F4F5B">
              <w:rPr>
                <w:rFonts w:ascii="Calibri" w:eastAsia="Calibri" w:hAnsi="Calibri" w:cs="Calibri"/>
                <w:sz w:val="24"/>
                <w:szCs w:val="24"/>
              </w:rPr>
              <w:t>2025</w:t>
            </w:r>
          </w:p>
        </w:tc>
        <w:tc>
          <w:tcPr>
            <w:tcW w:w="2413"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7F03A52" w14:textId="77777777" w:rsidR="00847BDD" w:rsidRPr="009F4F5B" w:rsidRDefault="00847BDD" w:rsidP="00741BB2">
            <w:pPr>
              <w:rPr>
                <w:sz w:val="24"/>
                <w:szCs w:val="24"/>
              </w:rPr>
            </w:pPr>
            <w:r w:rsidRPr="009F4F5B">
              <w:rPr>
                <w:rFonts w:ascii="Calibri" w:eastAsia="Calibri" w:hAnsi="Calibri" w:cs="Calibri"/>
                <w:sz w:val="24"/>
                <w:szCs w:val="24"/>
              </w:rPr>
              <w:t>Network modeling in health informatics and bioinformatics.</w:t>
            </w:r>
          </w:p>
        </w:tc>
      </w:tr>
      <w:tr w:rsidR="00847BDD" w:rsidRPr="009F4F5B" w14:paraId="76DC6532" w14:textId="77777777" w:rsidTr="00220A20">
        <w:tc>
          <w:tcPr>
            <w:tcW w:w="490"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tcPr>
          <w:p w14:paraId="18CBCB7A" w14:textId="77777777" w:rsidR="00847BDD" w:rsidRPr="009F4F5B" w:rsidRDefault="00847BDD" w:rsidP="00741BB2">
            <w:pPr>
              <w:jc w:val="center"/>
              <w:rPr>
                <w:sz w:val="24"/>
                <w:szCs w:val="24"/>
              </w:rPr>
            </w:pPr>
          </w:p>
        </w:tc>
        <w:tc>
          <w:tcPr>
            <w:tcW w:w="1731"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tcPr>
          <w:p w14:paraId="5D49C1FD" w14:textId="77777777" w:rsidR="00847BDD" w:rsidRPr="009F4F5B" w:rsidRDefault="00847BDD" w:rsidP="00741BB2">
            <w:pPr>
              <w:rPr>
                <w:sz w:val="24"/>
                <w:szCs w:val="24"/>
              </w:rPr>
            </w:pPr>
            <w:r w:rsidRPr="009F4F5B">
              <w:rPr>
                <w:rFonts w:ascii="Calibri" w:eastAsia="Calibri" w:hAnsi="Calibri" w:cs="Calibri"/>
                <w:b/>
                <w:bCs/>
                <w:sz w:val="24"/>
                <w:szCs w:val="24"/>
              </w:rPr>
              <w:t>Total</w:t>
            </w:r>
          </w:p>
        </w:tc>
        <w:tc>
          <w:tcPr>
            <w:tcW w:w="1589"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tcPr>
          <w:p w14:paraId="71A3E95D" w14:textId="77777777" w:rsidR="00847BDD" w:rsidRPr="009F4F5B" w:rsidRDefault="00847BDD" w:rsidP="00741BB2">
            <w:pPr>
              <w:rPr>
                <w:sz w:val="24"/>
                <w:szCs w:val="24"/>
              </w:rPr>
            </w:pPr>
          </w:p>
        </w:tc>
        <w:tc>
          <w:tcPr>
            <w:tcW w:w="1258"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tcPr>
          <w:p w14:paraId="383C888D" w14:textId="77777777" w:rsidR="00847BDD" w:rsidRPr="009F4F5B" w:rsidRDefault="00847BDD" w:rsidP="00741BB2">
            <w:pPr>
              <w:rPr>
                <w:sz w:val="24"/>
                <w:szCs w:val="24"/>
              </w:rPr>
            </w:pPr>
          </w:p>
        </w:tc>
        <w:tc>
          <w:tcPr>
            <w:tcW w:w="1004"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tcPr>
          <w:p w14:paraId="054F5521" w14:textId="07F7F238" w:rsidR="00847BDD" w:rsidRPr="009F4F5B" w:rsidRDefault="00847BDD" w:rsidP="00741BB2">
            <w:pPr>
              <w:jc w:val="center"/>
              <w:rPr>
                <w:sz w:val="24"/>
                <w:szCs w:val="24"/>
              </w:rPr>
            </w:pPr>
            <w:r w:rsidRPr="009F4F5B">
              <w:rPr>
                <w:rFonts w:ascii="Calibri" w:eastAsia="Calibri" w:hAnsi="Calibri" w:cs="Calibri"/>
                <w:b/>
                <w:bCs/>
                <w:sz w:val="24"/>
                <w:szCs w:val="24"/>
              </w:rPr>
              <w:t>4</w:t>
            </w:r>
            <w:r w:rsidR="0076602C">
              <w:rPr>
                <w:rFonts w:ascii="Calibri" w:eastAsia="Calibri" w:hAnsi="Calibri" w:cs="Calibri"/>
                <w:b/>
                <w:bCs/>
                <w:sz w:val="24"/>
                <w:szCs w:val="24"/>
              </w:rPr>
              <w:t>7</w:t>
            </w:r>
          </w:p>
        </w:tc>
        <w:tc>
          <w:tcPr>
            <w:tcW w:w="875"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tcPr>
          <w:p w14:paraId="4F81868A" w14:textId="77777777" w:rsidR="00847BDD" w:rsidRPr="009F4F5B" w:rsidRDefault="00847BDD" w:rsidP="00741BB2">
            <w:pPr>
              <w:jc w:val="center"/>
              <w:rPr>
                <w:sz w:val="24"/>
                <w:szCs w:val="24"/>
              </w:rPr>
            </w:pPr>
            <w:r w:rsidRPr="009F4F5B">
              <w:rPr>
                <w:rFonts w:ascii="Calibri" w:eastAsia="Calibri" w:hAnsi="Calibri" w:cs="Calibri"/>
                <w:b/>
                <w:bCs/>
                <w:sz w:val="24"/>
                <w:szCs w:val="24"/>
              </w:rPr>
              <w:t>2024–2026</w:t>
            </w:r>
          </w:p>
        </w:tc>
        <w:tc>
          <w:tcPr>
            <w:tcW w:w="2413"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tcPr>
          <w:p w14:paraId="371334C6" w14:textId="2E2CBBAB" w:rsidR="00847BDD" w:rsidRPr="009F4F5B" w:rsidRDefault="00847BDD" w:rsidP="00741BB2">
            <w:pPr>
              <w:rPr>
                <w:sz w:val="24"/>
                <w:szCs w:val="24"/>
              </w:rPr>
            </w:pPr>
            <w:r w:rsidRPr="009F4F5B">
              <w:rPr>
                <w:rFonts w:ascii="Calibri" w:eastAsia="Calibri" w:hAnsi="Calibri" w:cs="Calibri"/>
                <w:b/>
                <w:bCs/>
                <w:sz w:val="24"/>
                <w:szCs w:val="24"/>
              </w:rPr>
              <w:t>1</w:t>
            </w:r>
            <w:r w:rsidR="00FB549F">
              <w:rPr>
                <w:rFonts w:ascii="Calibri" w:eastAsia="Calibri" w:hAnsi="Calibri" w:cs="Calibri"/>
                <w:b/>
                <w:bCs/>
                <w:sz w:val="24"/>
                <w:szCs w:val="24"/>
              </w:rPr>
              <w:t>6</w:t>
            </w:r>
            <w:r w:rsidRPr="009F4F5B">
              <w:rPr>
                <w:rFonts w:ascii="Calibri" w:eastAsia="Calibri" w:hAnsi="Calibri" w:cs="Calibri"/>
                <w:b/>
                <w:bCs/>
                <w:sz w:val="24"/>
                <w:szCs w:val="24"/>
              </w:rPr>
              <w:t xml:space="preserve"> journals, all verified via ORCID</w:t>
            </w:r>
          </w:p>
        </w:tc>
      </w:tr>
    </w:tbl>
    <w:p w14:paraId="44A171C2"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lastRenderedPageBreak/>
        <w:t>UNIVERSITY COMMITTEES/ADVISORY BOARDS</w:t>
      </w:r>
    </w:p>
    <w:p w14:paraId="0095EE9B" w14:textId="77777777" w:rsidR="00B42E8A" w:rsidRPr="003A7324" w:rsidRDefault="001A51CC"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2026 – Present</w:t>
      </w:r>
      <w:r w:rsidRPr="003A7324">
        <w:rPr>
          <w:rFonts w:ascii="Times New Roman" w:hAnsi="Times New Roman"/>
          <w:color w:val="595959"/>
          <w:sz w:val="24"/>
          <w:szCs w:val="24"/>
        </w:rPr>
        <w:tab/>
      </w:r>
      <w:r w:rsidRPr="003A7324">
        <w:rPr>
          <w:rFonts w:ascii="Times New Roman" w:hAnsi="Times New Roman"/>
          <w:sz w:val="24"/>
          <w:szCs w:val="24"/>
        </w:rPr>
        <w:t>Senior Advisor for Health Data Science Engagement, Tulane University, New Orleans, LA, USA</w:t>
      </w:r>
    </w:p>
    <w:p w14:paraId="12EF5C98" w14:textId="77777777" w:rsidR="00353928" w:rsidRPr="003A7324" w:rsidRDefault="0035392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2025 – Present</w:t>
      </w:r>
      <w:r w:rsidRPr="003A7324">
        <w:rPr>
          <w:rFonts w:ascii="Times New Roman" w:hAnsi="Times New Roman"/>
          <w:color w:val="595959"/>
          <w:sz w:val="24"/>
          <w:szCs w:val="24"/>
        </w:rPr>
        <w:tab/>
      </w:r>
      <w:r w:rsidRPr="003A7324">
        <w:rPr>
          <w:rFonts w:ascii="Times New Roman" w:hAnsi="Times New Roman"/>
          <w:sz w:val="24"/>
          <w:szCs w:val="24"/>
        </w:rPr>
        <w:t>WSPH Representative, Artificial Intelligence Literacy committee, Tulane University, New Orleans, LA, USA</w:t>
      </w:r>
    </w:p>
    <w:p w14:paraId="03BFF41D"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 xml:space="preserve">SCHOOL/DEPARTMENT COMMITTEES </w:t>
      </w:r>
    </w:p>
    <w:p w14:paraId="7604A0AF" w14:textId="77777777" w:rsidR="000136D2" w:rsidRPr="003A7324" w:rsidRDefault="000136D2"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2026</w:t>
      </w:r>
      <w:r w:rsidRPr="003A7324">
        <w:rPr>
          <w:rFonts w:ascii="Times New Roman" w:hAnsi="Times New Roman"/>
          <w:color w:val="595959"/>
          <w:sz w:val="24"/>
          <w:szCs w:val="24"/>
        </w:rPr>
        <w:tab/>
      </w:r>
      <w:r w:rsidRPr="003A7324">
        <w:rPr>
          <w:rFonts w:ascii="Times New Roman" w:hAnsi="Times New Roman"/>
          <w:sz w:val="24"/>
          <w:szCs w:val="24"/>
        </w:rPr>
        <w:t>Faculty lead, Biostatistics and Data Science Seminar Series, Department of Biostatistics and Data Science, Celia Scott Weatherhead School of Public Health and Tropical Medicine, Tulane University, Tulane University, New Orleans, LA, USA.</w:t>
      </w:r>
    </w:p>
    <w:p w14:paraId="2A955F36" w14:textId="77777777" w:rsidR="00792088" w:rsidRPr="003A7324" w:rsidRDefault="00792088" w:rsidP="003A7324">
      <w:pPr>
        <w:pStyle w:val="CVDatedEntryContinued"/>
        <w:spacing w:line="360" w:lineRule="auto"/>
        <w:rPr>
          <w:rFonts w:ascii="Times New Roman" w:hAnsi="Times New Roman"/>
          <w:sz w:val="24"/>
          <w:szCs w:val="24"/>
        </w:rPr>
      </w:pPr>
      <w:r w:rsidRPr="003A7324">
        <w:rPr>
          <w:rFonts w:ascii="Times New Roman" w:hAnsi="Times New Roman"/>
          <w:sz w:val="24"/>
          <w:szCs w:val="24"/>
        </w:rPr>
        <w:t>Judge, 2026 Annual Delta Omega (Eta Chapter) Poster Competition, Tulane University, New Orleans, LA, USA</w:t>
      </w:r>
    </w:p>
    <w:p w14:paraId="3F725FA0" w14:textId="77777777" w:rsidR="007E685E" w:rsidRPr="003A7324" w:rsidRDefault="004A35DE" w:rsidP="003A7324">
      <w:pPr>
        <w:pStyle w:val="CVDatedEntryContinued"/>
        <w:spacing w:line="360" w:lineRule="auto"/>
        <w:rPr>
          <w:rFonts w:ascii="Times New Roman" w:hAnsi="Times New Roman"/>
          <w:sz w:val="24"/>
          <w:szCs w:val="24"/>
        </w:rPr>
      </w:pPr>
      <w:r w:rsidRPr="003A7324">
        <w:rPr>
          <w:rFonts w:ascii="Times New Roman" w:hAnsi="Times New Roman"/>
          <w:sz w:val="24"/>
          <w:szCs w:val="24"/>
        </w:rPr>
        <w:t>Member, International Applied Practical Experience (APE) Working Committee, Celia Scott Weatherhead School of Public Health and Tropical Medicine, Tulane University, New Orleans, LA, USA</w:t>
      </w:r>
    </w:p>
    <w:p w14:paraId="21CB6221"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2025 – Present</w:t>
      </w:r>
      <w:r w:rsidRPr="003A7324">
        <w:rPr>
          <w:rFonts w:ascii="Times New Roman" w:hAnsi="Times New Roman"/>
          <w:color w:val="595959"/>
          <w:sz w:val="24"/>
          <w:szCs w:val="24"/>
        </w:rPr>
        <w:tab/>
      </w:r>
      <w:r w:rsidRPr="003A7324">
        <w:rPr>
          <w:rFonts w:ascii="Times New Roman" w:hAnsi="Times New Roman"/>
          <w:sz w:val="24"/>
          <w:szCs w:val="24"/>
        </w:rPr>
        <w:t>Director, Areas of Specialization, Department of Biostatistics and Data Science, Celia Scott Weatherhead School of Public Health and Tropical Medicine, Tulane University, New Orleans, LA, USA</w:t>
      </w:r>
    </w:p>
    <w:p w14:paraId="12806023"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2024 – Present</w:t>
      </w:r>
      <w:r w:rsidRPr="003A7324">
        <w:rPr>
          <w:rFonts w:ascii="Times New Roman" w:hAnsi="Times New Roman"/>
          <w:color w:val="595959"/>
          <w:sz w:val="24"/>
          <w:szCs w:val="24"/>
        </w:rPr>
        <w:tab/>
      </w:r>
      <w:r w:rsidRPr="003A7324">
        <w:rPr>
          <w:rFonts w:ascii="Times New Roman" w:hAnsi="Times New Roman"/>
          <w:sz w:val="24"/>
          <w:szCs w:val="24"/>
        </w:rPr>
        <w:t>Director, Graduate Biostatistics Certificate Program, Department of Biostatistics and Data Science, Celia Scott Weatherhead School of Public Health and Tropical Medicine, Tulane University, New Orleans, LA, USA</w:t>
      </w:r>
    </w:p>
    <w:p w14:paraId="61F4D184" w14:textId="77777777" w:rsidR="006F1299" w:rsidRPr="003A7324" w:rsidRDefault="00344208" w:rsidP="003A7324">
      <w:pPr>
        <w:pStyle w:val="CVDatedEntryContinued"/>
        <w:spacing w:line="360" w:lineRule="auto"/>
        <w:rPr>
          <w:rFonts w:ascii="Times New Roman" w:hAnsi="Times New Roman"/>
          <w:sz w:val="24"/>
          <w:szCs w:val="24"/>
        </w:rPr>
      </w:pPr>
      <w:r w:rsidRPr="003A7324">
        <w:rPr>
          <w:rFonts w:ascii="Times New Roman" w:hAnsi="Times New Roman"/>
          <w:sz w:val="24"/>
          <w:szCs w:val="24"/>
        </w:rPr>
        <w:t>University Liaison and Coordinator for Global Engagement with four Ghanaian Institutions (Kwame Nkrumah University of Science and Technology, Ensign Global University, University of Cape Coast, University of Ghana), Celia Scott Weatherhead School of Public Health and Tropical Medicine at Tulane University, New Orleans, LA, USA</w:t>
      </w:r>
    </w:p>
    <w:p w14:paraId="081694A4" w14:textId="77777777" w:rsidR="006F1299" w:rsidRPr="003A7324" w:rsidRDefault="00344208" w:rsidP="003A7324">
      <w:pPr>
        <w:pStyle w:val="CVDatedEntryContinued"/>
        <w:spacing w:line="360" w:lineRule="auto"/>
        <w:rPr>
          <w:rFonts w:ascii="Times New Roman" w:hAnsi="Times New Roman"/>
          <w:sz w:val="24"/>
          <w:szCs w:val="24"/>
        </w:rPr>
      </w:pPr>
      <w:r w:rsidRPr="003A7324">
        <w:rPr>
          <w:rFonts w:ascii="Times New Roman" w:hAnsi="Times New Roman"/>
          <w:sz w:val="24"/>
          <w:szCs w:val="24"/>
        </w:rPr>
        <w:t>Member, Dean’s Research Committee (DRC), Celia Scott Weatherhead School of Public Health and Tropical Medicine at Tulane University, New Orleans, LA, USA</w:t>
      </w:r>
    </w:p>
    <w:p w14:paraId="65510954" w14:textId="77777777" w:rsidR="006F1299" w:rsidRPr="003A7324" w:rsidRDefault="00344208" w:rsidP="003A7324">
      <w:pPr>
        <w:pStyle w:val="CVDatedEntryContinued"/>
        <w:spacing w:line="360" w:lineRule="auto"/>
        <w:rPr>
          <w:rFonts w:ascii="Times New Roman" w:hAnsi="Times New Roman"/>
          <w:sz w:val="24"/>
          <w:szCs w:val="24"/>
        </w:rPr>
      </w:pPr>
      <w:r w:rsidRPr="003A7324">
        <w:rPr>
          <w:rFonts w:ascii="Times New Roman" w:hAnsi="Times New Roman"/>
          <w:sz w:val="24"/>
          <w:szCs w:val="24"/>
        </w:rPr>
        <w:lastRenderedPageBreak/>
        <w:t>Member, Curriculum Committee, Celia Scott Weatherhead School of Public Health and Tropical Medicine, New Orleans, LA, USA</w:t>
      </w:r>
    </w:p>
    <w:p w14:paraId="70DFCCBB" w14:textId="77777777" w:rsidR="006F1299" w:rsidRPr="003A7324" w:rsidRDefault="00344208" w:rsidP="003A7324">
      <w:pPr>
        <w:pStyle w:val="CVDatedEntryContinued"/>
        <w:spacing w:line="360" w:lineRule="auto"/>
        <w:rPr>
          <w:rFonts w:ascii="Times New Roman" w:hAnsi="Times New Roman"/>
          <w:sz w:val="24"/>
          <w:szCs w:val="24"/>
        </w:rPr>
      </w:pPr>
      <w:r w:rsidRPr="003A7324">
        <w:rPr>
          <w:rFonts w:ascii="Times New Roman" w:hAnsi="Times New Roman"/>
          <w:sz w:val="24"/>
          <w:szCs w:val="24"/>
        </w:rPr>
        <w:t>Member, International Health &amp; Humanitarian Crises Committee, Celia Scott Weatherhead School of Public Health and Tropical Medicine, New Orleans, LA, USA</w:t>
      </w:r>
    </w:p>
    <w:p w14:paraId="54BE0D61" w14:textId="77777777" w:rsidR="006F1299" w:rsidRPr="003A7324" w:rsidRDefault="00B9271F" w:rsidP="003A7324">
      <w:pPr>
        <w:pStyle w:val="CVDatedEntryContinued"/>
        <w:spacing w:line="360" w:lineRule="auto"/>
        <w:rPr>
          <w:rFonts w:ascii="Times New Roman" w:hAnsi="Times New Roman"/>
          <w:sz w:val="24"/>
          <w:szCs w:val="24"/>
        </w:rPr>
      </w:pPr>
      <w:r w:rsidRPr="003A7324">
        <w:rPr>
          <w:rFonts w:ascii="Times New Roman" w:hAnsi="Times New Roman"/>
          <w:sz w:val="24"/>
          <w:szCs w:val="24"/>
        </w:rPr>
        <w:t>Expert Member,  Dean’s Data Science &amp; Artificial Intelligence Initiative, Celia Scott Weatherhead School of Public Health and Tropical Medicine, New Orleans, LA, USA</w:t>
      </w:r>
    </w:p>
    <w:p w14:paraId="1A142E5D" w14:textId="77777777" w:rsidR="009F3CEF" w:rsidRPr="003A7324" w:rsidRDefault="00344208" w:rsidP="003A7324">
      <w:pPr>
        <w:pStyle w:val="CVDatedEntryContinued"/>
        <w:spacing w:line="360" w:lineRule="auto"/>
        <w:rPr>
          <w:rFonts w:ascii="Times New Roman" w:hAnsi="Times New Roman"/>
          <w:sz w:val="24"/>
          <w:szCs w:val="24"/>
        </w:rPr>
      </w:pPr>
      <w:r w:rsidRPr="003A7324">
        <w:rPr>
          <w:rFonts w:ascii="Times New Roman" w:hAnsi="Times New Roman"/>
          <w:sz w:val="24"/>
          <w:szCs w:val="24"/>
        </w:rPr>
        <w:t>Member, Doctoral Admission Committee, Department of Biostatistics and Data Science,  Celia Scott Weatherhead School of Public Health and Tropical Medicine, New Orleans, LA, USA</w:t>
      </w:r>
    </w:p>
    <w:p w14:paraId="13435D63" w14:textId="77777777" w:rsidR="006F1299" w:rsidRPr="003A7324" w:rsidRDefault="00344208" w:rsidP="003A7324">
      <w:pPr>
        <w:pStyle w:val="CVDatedEntryContinued"/>
        <w:spacing w:line="360" w:lineRule="auto"/>
        <w:rPr>
          <w:rFonts w:ascii="Times New Roman" w:hAnsi="Times New Roman"/>
          <w:sz w:val="24"/>
          <w:szCs w:val="24"/>
        </w:rPr>
      </w:pPr>
      <w:r w:rsidRPr="003A7324">
        <w:rPr>
          <w:rFonts w:ascii="Times New Roman" w:hAnsi="Times New Roman"/>
          <w:sz w:val="24"/>
          <w:szCs w:val="24"/>
        </w:rPr>
        <w:t>Delta Omega Department Representative, Celia Scott Weatherhead School of Public Health and Tropical Medicine, Tulane University, New Orleans, LA, USA</w:t>
      </w:r>
    </w:p>
    <w:p w14:paraId="1A6249E7" w14:textId="77777777" w:rsidR="006F1299" w:rsidRPr="003A7324" w:rsidRDefault="00344208" w:rsidP="003A7324">
      <w:pPr>
        <w:pStyle w:val="CVDatedEntryContinued"/>
        <w:spacing w:line="360" w:lineRule="auto"/>
        <w:rPr>
          <w:rFonts w:ascii="Times New Roman" w:hAnsi="Times New Roman"/>
          <w:sz w:val="24"/>
          <w:szCs w:val="24"/>
        </w:rPr>
      </w:pPr>
      <w:r w:rsidRPr="003A7324">
        <w:rPr>
          <w:rFonts w:ascii="Times New Roman" w:hAnsi="Times New Roman"/>
          <w:sz w:val="24"/>
          <w:szCs w:val="24"/>
        </w:rPr>
        <w:t>Departmental Representative, PMAC, Tulane University, New Orleans, LA, USA</w:t>
      </w:r>
    </w:p>
    <w:p w14:paraId="47B9D977"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2023 – 2024</w:t>
      </w:r>
      <w:r w:rsidRPr="003A7324">
        <w:rPr>
          <w:rFonts w:ascii="Times New Roman" w:hAnsi="Times New Roman"/>
          <w:color w:val="595959"/>
          <w:sz w:val="24"/>
          <w:szCs w:val="24"/>
        </w:rPr>
        <w:tab/>
      </w:r>
      <w:r w:rsidRPr="003A7324">
        <w:rPr>
          <w:rFonts w:ascii="Times New Roman" w:hAnsi="Times New Roman"/>
          <w:sz w:val="24"/>
          <w:szCs w:val="24"/>
        </w:rPr>
        <w:t>Director, Statistical Consulting Center, Eastern Kentucky University, Richmond, KY, USA</w:t>
      </w:r>
    </w:p>
    <w:p w14:paraId="3FD88D10"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2023</w:t>
      </w:r>
      <w:r w:rsidRPr="003A7324">
        <w:rPr>
          <w:rFonts w:ascii="Times New Roman" w:hAnsi="Times New Roman"/>
          <w:color w:val="595959"/>
          <w:sz w:val="24"/>
          <w:szCs w:val="24"/>
        </w:rPr>
        <w:tab/>
      </w:r>
      <w:r w:rsidRPr="003A7324">
        <w:rPr>
          <w:rFonts w:ascii="Times New Roman" w:hAnsi="Times New Roman"/>
          <w:sz w:val="24"/>
          <w:szCs w:val="24"/>
        </w:rPr>
        <w:t>Member, University Academic Integrity Appeals Committee, Eastern Kentucky University, Richmond, KY, USA</w:t>
      </w:r>
    </w:p>
    <w:p w14:paraId="71A868B0"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2023</w:t>
      </w:r>
      <w:r w:rsidRPr="003A7324">
        <w:rPr>
          <w:rFonts w:ascii="Times New Roman" w:hAnsi="Times New Roman"/>
          <w:color w:val="595959"/>
          <w:sz w:val="24"/>
          <w:szCs w:val="24"/>
        </w:rPr>
        <w:tab/>
      </w:r>
      <w:r w:rsidRPr="003A7324">
        <w:rPr>
          <w:rFonts w:ascii="Times New Roman" w:hAnsi="Times New Roman"/>
          <w:sz w:val="24"/>
          <w:szCs w:val="24"/>
        </w:rPr>
        <w:t>Elected Member, College of STEM Research &amp; Faculty Development, Eastern Kentucky University, Richmond, KY, USA</w:t>
      </w:r>
    </w:p>
    <w:p w14:paraId="64C52BE2"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2023</w:t>
      </w:r>
      <w:r w:rsidRPr="003A7324">
        <w:rPr>
          <w:rFonts w:ascii="Times New Roman" w:hAnsi="Times New Roman"/>
          <w:color w:val="595959"/>
          <w:sz w:val="24"/>
          <w:szCs w:val="24"/>
        </w:rPr>
        <w:tab/>
      </w:r>
      <w:r w:rsidRPr="003A7324">
        <w:rPr>
          <w:rFonts w:ascii="Times New Roman" w:hAnsi="Times New Roman"/>
          <w:sz w:val="24"/>
          <w:szCs w:val="24"/>
        </w:rPr>
        <w:t>Chair, The Thirty-Fifth Annual Eastern Kentucky University Symposium in Mathematics and Statistics, Eastern Kentucky University, Richmond, KY, USA</w:t>
      </w:r>
    </w:p>
    <w:p w14:paraId="7B31785B"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2021 – 2023</w:t>
      </w:r>
      <w:r w:rsidRPr="003A7324">
        <w:rPr>
          <w:rFonts w:ascii="Times New Roman" w:hAnsi="Times New Roman"/>
          <w:color w:val="595959"/>
          <w:sz w:val="24"/>
          <w:szCs w:val="24"/>
        </w:rPr>
        <w:tab/>
      </w:r>
      <w:r w:rsidRPr="003A7324">
        <w:rPr>
          <w:rFonts w:ascii="Times New Roman" w:hAnsi="Times New Roman"/>
          <w:sz w:val="24"/>
          <w:szCs w:val="24"/>
        </w:rPr>
        <w:t>Member, Ad-hoc Statistics Search Committee, Eastern Kentucky University, Richmond, KY, USA</w:t>
      </w:r>
    </w:p>
    <w:p w14:paraId="33E3338B"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2021 – 2023</w:t>
      </w:r>
      <w:r w:rsidRPr="003A7324">
        <w:rPr>
          <w:rFonts w:ascii="Times New Roman" w:hAnsi="Times New Roman"/>
          <w:color w:val="595959"/>
          <w:sz w:val="24"/>
          <w:szCs w:val="24"/>
        </w:rPr>
        <w:tab/>
      </w:r>
      <w:r w:rsidRPr="003A7324">
        <w:rPr>
          <w:rFonts w:ascii="Times New Roman" w:hAnsi="Times New Roman"/>
          <w:sz w:val="24"/>
          <w:szCs w:val="24"/>
        </w:rPr>
        <w:t>Member, Graduate Committee, Department of Mathematics and Statistics, Eastern Kentucky University, Richmond, KY, USA</w:t>
      </w:r>
    </w:p>
    <w:p w14:paraId="2E3D3855"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lastRenderedPageBreak/>
        <w:t>2021 – 2023</w:t>
      </w:r>
      <w:r w:rsidRPr="003A7324">
        <w:rPr>
          <w:rFonts w:ascii="Times New Roman" w:hAnsi="Times New Roman"/>
          <w:color w:val="595959"/>
          <w:sz w:val="24"/>
          <w:szCs w:val="24"/>
        </w:rPr>
        <w:tab/>
      </w:r>
      <w:r w:rsidRPr="003A7324">
        <w:rPr>
          <w:rFonts w:ascii="Times New Roman" w:hAnsi="Times New Roman"/>
          <w:sz w:val="24"/>
          <w:szCs w:val="24"/>
        </w:rPr>
        <w:t>Member, Statistics Committee, Department of Mathematics and Statistics, Eastern Kentucky University, Richmond, KY, USA</w:t>
      </w:r>
    </w:p>
    <w:p w14:paraId="7DA6F0BD"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2021 – 2023</w:t>
      </w:r>
      <w:r w:rsidRPr="003A7324">
        <w:rPr>
          <w:rFonts w:ascii="Times New Roman" w:hAnsi="Times New Roman"/>
          <w:color w:val="595959"/>
          <w:sz w:val="24"/>
          <w:szCs w:val="24"/>
        </w:rPr>
        <w:tab/>
      </w:r>
      <w:r w:rsidRPr="003A7324">
        <w:rPr>
          <w:rFonts w:ascii="Times New Roman" w:hAnsi="Times New Roman"/>
          <w:sz w:val="24"/>
          <w:szCs w:val="24"/>
        </w:rPr>
        <w:t>Member, Publication, Recruitment, &amp; Alumni Committee, Department of Mathematics and Statistics, Eastern Kentucky University, Richmond, KY, USA</w:t>
      </w:r>
    </w:p>
    <w:p w14:paraId="086E7707"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2021 – 2023</w:t>
      </w:r>
      <w:r w:rsidRPr="003A7324">
        <w:rPr>
          <w:rFonts w:ascii="Times New Roman" w:hAnsi="Times New Roman"/>
          <w:color w:val="595959"/>
          <w:sz w:val="24"/>
          <w:szCs w:val="24"/>
        </w:rPr>
        <w:tab/>
      </w:r>
      <w:r w:rsidRPr="003A7324">
        <w:rPr>
          <w:rFonts w:ascii="Times New Roman" w:hAnsi="Times New Roman"/>
          <w:sz w:val="24"/>
          <w:szCs w:val="24"/>
        </w:rPr>
        <w:t>Member, Endowment Committee, Department of Mathematics and Statistics, Eastern Kentucky University, Richmond, KY, USA</w:t>
      </w:r>
    </w:p>
    <w:p w14:paraId="10D8FE78"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2021 – 2023</w:t>
      </w:r>
      <w:r w:rsidRPr="003A7324">
        <w:rPr>
          <w:rFonts w:ascii="Times New Roman" w:hAnsi="Times New Roman"/>
          <w:color w:val="595959"/>
          <w:sz w:val="24"/>
          <w:szCs w:val="24"/>
        </w:rPr>
        <w:tab/>
      </w:r>
      <w:r w:rsidRPr="003A7324">
        <w:rPr>
          <w:rFonts w:ascii="Times New Roman" w:hAnsi="Times New Roman"/>
          <w:sz w:val="24"/>
          <w:szCs w:val="24"/>
        </w:rPr>
        <w:t>Member, Scholarship Committee, Department of Mathematics and Statistics, Eastern Kentucky University, Richmond, KY, USA</w:t>
      </w:r>
    </w:p>
    <w:p w14:paraId="6FA6FA89"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2021 – 2023</w:t>
      </w:r>
      <w:r w:rsidRPr="003A7324">
        <w:rPr>
          <w:rFonts w:ascii="Times New Roman" w:hAnsi="Times New Roman"/>
          <w:color w:val="595959"/>
          <w:sz w:val="24"/>
          <w:szCs w:val="24"/>
        </w:rPr>
        <w:tab/>
      </w:r>
      <w:r w:rsidRPr="003A7324">
        <w:rPr>
          <w:rFonts w:ascii="Times New Roman" w:hAnsi="Times New Roman"/>
          <w:sz w:val="24"/>
          <w:szCs w:val="24"/>
        </w:rPr>
        <w:t>Member, Wilson Endowment Review Committee, Eastern Kentucky University, Richmond, KY, USA</w:t>
      </w:r>
    </w:p>
    <w:p w14:paraId="73E65BC4" w14:textId="77777777" w:rsidR="006F1299" w:rsidRPr="003A7324" w:rsidRDefault="00D43009"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2022 – 2023</w:t>
      </w:r>
      <w:r w:rsidRPr="003A7324">
        <w:rPr>
          <w:rFonts w:ascii="Times New Roman" w:hAnsi="Times New Roman"/>
          <w:color w:val="595959"/>
          <w:sz w:val="24"/>
          <w:szCs w:val="24"/>
        </w:rPr>
        <w:tab/>
      </w:r>
      <w:r w:rsidRPr="003A7324">
        <w:rPr>
          <w:rFonts w:ascii="Times New Roman" w:hAnsi="Times New Roman"/>
          <w:sz w:val="24"/>
          <w:szCs w:val="24"/>
        </w:rPr>
        <w:t>Chair, Symposium Committee,Department of Mathematics and Statistics, Eastern Kentucky University, Richmond, KY, USA</w:t>
      </w:r>
    </w:p>
    <w:p w14:paraId="675B7419"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2021 – 2022</w:t>
      </w:r>
      <w:r w:rsidRPr="003A7324">
        <w:rPr>
          <w:rFonts w:ascii="Times New Roman" w:hAnsi="Times New Roman"/>
          <w:color w:val="595959"/>
          <w:sz w:val="24"/>
          <w:szCs w:val="24"/>
        </w:rPr>
        <w:tab/>
      </w:r>
      <w:r w:rsidRPr="003A7324">
        <w:rPr>
          <w:rFonts w:ascii="Times New Roman" w:hAnsi="Times New Roman"/>
          <w:sz w:val="24"/>
          <w:szCs w:val="24"/>
        </w:rPr>
        <w:t>Symposium Committee Member, Department of Mathematics and Statistics, Eastern Kentucky University, Richmond, KY, USA</w:t>
      </w:r>
    </w:p>
    <w:p w14:paraId="3A81D3B3" w14:textId="77777777" w:rsidR="006F1299"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2016 – 2017</w:t>
      </w:r>
      <w:r w:rsidRPr="003A7324">
        <w:rPr>
          <w:rFonts w:ascii="Times New Roman" w:hAnsi="Times New Roman"/>
          <w:color w:val="595959"/>
          <w:sz w:val="24"/>
          <w:szCs w:val="24"/>
        </w:rPr>
        <w:tab/>
      </w:r>
      <w:r w:rsidRPr="003A7324">
        <w:rPr>
          <w:rFonts w:ascii="Times New Roman" w:hAnsi="Times New Roman"/>
          <w:sz w:val="24"/>
          <w:szCs w:val="24"/>
        </w:rPr>
        <w:t>Co-chair, Next Generation Sequence Section, MCBIOS Conference, Memphis, TN, USA</w:t>
      </w:r>
    </w:p>
    <w:p w14:paraId="21A35418" w14:textId="77777777" w:rsidR="007C04C1" w:rsidRPr="003A7324" w:rsidRDefault="00344208" w:rsidP="003A7324">
      <w:pPr>
        <w:pStyle w:val="CVDatedEntry"/>
        <w:spacing w:line="360" w:lineRule="auto"/>
        <w:rPr>
          <w:rFonts w:ascii="Times New Roman" w:hAnsi="Times New Roman"/>
          <w:sz w:val="24"/>
          <w:szCs w:val="24"/>
        </w:rPr>
      </w:pPr>
      <w:r w:rsidRPr="003A7324">
        <w:rPr>
          <w:rFonts w:ascii="Times New Roman" w:hAnsi="Times New Roman"/>
          <w:color w:val="595959"/>
          <w:sz w:val="24"/>
          <w:szCs w:val="24"/>
        </w:rPr>
        <w:t>2016 – 2017</w:t>
      </w:r>
      <w:r w:rsidRPr="003A7324">
        <w:rPr>
          <w:rFonts w:ascii="Times New Roman" w:hAnsi="Times New Roman"/>
          <w:color w:val="595959"/>
          <w:sz w:val="24"/>
          <w:szCs w:val="24"/>
        </w:rPr>
        <w:tab/>
      </w:r>
      <w:r w:rsidRPr="003A7324">
        <w:rPr>
          <w:rFonts w:ascii="Times New Roman" w:hAnsi="Times New Roman"/>
          <w:sz w:val="24"/>
          <w:szCs w:val="24"/>
        </w:rPr>
        <w:t>Vice President, Midsouth Computational Biology and Bioinformatics Society, Little Rock Chapter, UAMS, AR, USA</w:t>
      </w:r>
    </w:p>
    <w:p w14:paraId="11DDDCEF" w14:textId="77777777" w:rsidR="00C350F0" w:rsidRPr="003A7324" w:rsidRDefault="00C350F0" w:rsidP="003A7324">
      <w:pPr>
        <w:pStyle w:val="CVSectionHeading"/>
        <w:spacing w:line="360" w:lineRule="auto"/>
        <w:rPr>
          <w:rFonts w:ascii="Times New Roman" w:hAnsi="Times New Roman"/>
          <w:sz w:val="24"/>
          <w:szCs w:val="24"/>
          <w:lang w:bidi="hi-IN"/>
        </w:rPr>
      </w:pPr>
      <w:r w:rsidRPr="003A7324">
        <w:rPr>
          <w:rFonts w:ascii="Times New Roman" w:hAnsi="Times New Roman"/>
          <w:bCs/>
          <w:sz w:val="24"/>
          <w:szCs w:val="24"/>
          <w:lang w:bidi="hi-IN"/>
        </w:rPr>
        <w:t>PHILANTHROPIC SPONSORSHIPS AND SUPPORT</w:t>
      </w:r>
    </w:p>
    <w:p w14:paraId="077189DB" w14:textId="77777777" w:rsidR="00C350F0" w:rsidRPr="003A7324" w:rsidRDefault="00C350F0" w:rsidP="003A7324">
      <w:pPr>
        <w:spacing w:after="120" w:line="360" w:lineRule="auto"/>
        <w:jc w:val="both"/>
        <w:rPr>
          <w:rFonts w:ascii="Times New Roman" w:hAnsi="Times New Roman"/>
          <w:sz w:val="24"/>
          <w:szCs w:val="24"/>
          <w:lang w:bidi="hi-IN"/>
        </w:rPr>
      </w:pPr>
      <w:r w:rsidRPr="003A7324">
        <w:rPr>
          <w:rFonts w:ascii="Times New Roman" w:hAnsi="Times New Roman"/>
          <w:sz w:val="24"/>
          <w:szCs w:val="24"/>
          <w:lang w:bidi="hi-IN"/>
        </w:rPr>
        <w:t>As part of my broader commitment to expanding access to education, I have engaged in philanthropic educational sponsorships aimed at supporting talented but underprivileged students. Through personal funding and collaborative support, I have helped remove financial barriers that often prevent capable individuals from pursuing higher education. These efforts reflect my belief that academic potential should not be limited by socioeconomic constraints, and that targeted investment in education can transform not only individual lives but also entire communities.</w:t>
      </w:r>
    </w:p>
    <w:p w14:paraId="29C23F8C" w14:textId="77777777" w:rsidR="00C350F0" w:rsidRPr="003A7324" w:rsidRDefault="00C350F0" w:rsidP="003A7324">
      <w:pPr>
        <w:spacing w:after="120" w:line="360" w:lineRule="auto"/>
        <w:jc w:val="both"/>
        <w:rPr>
          <w:rFonts w:ascii="Times New Roman" w:hAnsi="Times New Roman"/>
          <w:sz w:val="24"/>
          <w:szCs w:val="24"/>
          <w:lang w:bidi="hi-IN"/>
        </w:rPr>
      </w:pPr>
      <w:r w:rsidRPr="003A7324">
        <w:rPr>
          <w:rFonts w:ascii="Times New Roman" w:hAnsi="Times New Roman"/>
          <w:sz w:val="24"/>
          <w:szCs w:val="24"/>
          <w:lang w:bidi="hi-IN"/>
        </w:rPr>
        <w:t>Over the years, I have sponsored multiple students through their university education, covering tuition, fees, and in some cases living expenses, while also providing mentorship and guidance throughout their academic journey. These sponsorships have enabled recipients to access quality higher education and build pathways toward professional and personal advancement.</w:t>
      </w:r>
    </w:p>
    <w:p w14:paraId="1C0C9F0D" w14:textId="77777777" w:rsidR="00C350F0" w:rsidRPr="003A7324" w:rsidRDefault="00C350F0" w:rsidP="003A7324">
      <w:pPr>
        <w:pStyle w:val="CVSubheading"/>
        <w:spacing w:line="360" w:lineRule="auto"/>
        <w:rPr>
          <w:rFonts w:ascii="Times New Roman" w:hAnsi="Times New Roman"/>
          <w:bCs/>
          <w:sz w:val="24"/>
          <w:szCs w:val="24"/>
          <w:lang w:bidi="hi-IN"/>
        </w:rPr>
      </w:pPr>
      <w:r w:rsidRPr="003A7324">
        <w:rPr>
          <w:rFonts w:ascii="Times New Roman" w:hAnsi="Times New Roman"/>
          <w:bCs/>
          <w:sz w:val="24"/>
          <w:szCs w:val="24"/>
          <w:lang w:bidi="hi-IN"/>
        </w:rPr>
        <w:lastRenderedPageBreak/>
        <w:t>Selected Scholars Supported Through Personal Financial Sponsorship</w:t>
      </w:r>
    </w:p>
    <w:p w14:paraId="2B3E6A40" w14:textId="77777777" w:rsidR="007210FD" w:rsidRPr="003A7324" w:rsidRDefault="00C350F0" w:rsidP="003A7324">
      <w:pPr>
        <w:pStyle w:val="CVListItem"/>
        <w:numPr>
          <w:ilvl w:val="0"/>
          <w:numId w:val="4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Isaac Okyere (2022–2023)</w:t>
      </w:r>
      <w:r w:rsidRPr="003A7324">
        <w:rPr>
          <w:rFonts w:ascii="Times New Roman" w:hAnsi="Times New Roman"/>
          <w:sz w:val="24"/>
          <w:szCs w:val="24"/>
          <w:lang w:bidi="hi-IN"/>
        </w:rPr>
        <w:br/>
        <w:t>Provided full sponsorship supporting bachelor's degree training, covering one year of university tuition and fees at the University of Cape Coast, Ghana.</w:t>
      </w:r>
      <w:r w:rsidRPr="003A7324">
        <w:rPr>
          <w:rFonts w:ascii="Times New Roman" w:hAnsi="Times New Roman"/>
          <w:sz w:val="24"/>
          <w:szCs w:val="24"/>
          <w:lang w:bidi="hi-IN"/>
        </w:rPr>
        <w:br/>
        <w:t>Origin: Agona Swedru, Central Region, Ghana.</w:t>
      </w:r>
    </w:p>
    <w:p w14:paraId="147ED964" w14:textId="77777777" w:rsidR="00C350F0" w:rsidRPr="003A7324" w:rsidRDefault="00C350F0" w:rsidP="003A7324">
      <w:pPr>
        <w:pStyle w:val="CVListItem"/>
        <w:numPr>
          <w:ilvl w:val="0"/>
          <w:numId w:val="4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Dorothy Apreku (2018–2022)</w:t>
      </w:r>
      <w:r w:rsidRPr="003A7324">
        <w:rPr>
          <w:rFonts w:ascii="Times New Roman" w:hAnsi="Times New Roman"/>
          <w:sz w:val="24"/>
          <w:szCs w:val="24"/>
          <w:lang w:bidi="hi-IN"/>
        </w:rPr>
        <w:br/>
        <w:t>Provided full sponsorship supporting bachelor's degree training, covering five years of university education including tuition and living expenses at the University of Cape Coast, Ghana.</w:t>
      </w:r>
      <w:r w:rsidRPr="003A7324">
        <w:rPr>
          <w:rFonts w:ascii="Times New Roman" w:hAnsi="Times New Roman"/>
          <w:sz w:val="24"/>
          <w:szCs w:val="24"/>
          <w:lang w:bidi="hi-IN"/>
        </w:rPr>
        <w:br/>
        <w:t>Origin: Winneba, Central Region, Ghana.</w:t>
      </w:r>
    </w:p>
    <w:p w14:paraId="61669762" w14:textId="77777777" w:rsidR="00C350F0" w:rsidRPr="003A7324" w:rsidRDefault="00C350F0" w:rsidP="003A7324">
      <w:pPr>
        <w:pStyle w:val="CVListItem"/>
        <w:numPr>
          <w:ilvl w:val="0"/>
          <w:numId w:val="4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Mawufemor Kpo (2012–2015)</w:t>
      </w:r>
      <w:r w:rsidRPr="003A7324">
        <w:rPr>
          <w:rFonts w:ascii="Times New Roman" w:hAnsi="Times New Roman"/>
          <w:sz w:val="24"/>
          <w:szCs w:val="24"/>
          <w:lang w:bidi="hi-IN"/>
        </w:rPr>
        <w:br/>
        <w:t>Provided full sponsorship supporting bachelor's degree training, covering three years of university education including tuition and living expenses at the University of Cape Coast, Ghana.</w:t>
      </w:r>
      <w:r w:rsidRPr="003A7324">
        <w:rPr>
          <w:rFonts w:ascii="Times New Roman" w:hAnsi="Times New Roman"/>
          <w:sz w:val="24"/>
          <w:szCs w:val="24"/>
          <w:lang w:bidi="hi-IN"/>
        </w:rPr>
        <w:br/>
        <w:t>Origin: Akotokyir, Cape Coast, Central Region, Ghana.</w:t>
      </w:r>
      <w:r w:rsidRPr="003A7324">
        <w:rPr>
          <w:rFonts w:ascii="Times New Roman" w:hAnsi="Times New Roman"/>
          <w:sz w:val="24"/>
          <w:szCs w:val="24"/>
          <w:lang w:bidi="hi-IN"/>
        </w:rPr>
        <w:br/>
        <w:t>Note: First-year tuition and fees were co-sponsored by Francis Jami (Cape Coast, Central Region, Ghana).</w:t>
      </w:r>
    </w:p>
    <w:p w14:paraId="37CA8470" w14:textId="77777777" w:rsidR="00C350F0" w:rsidRPr="003A7324" w:rsidRDefault="00C350F0" w:rsidP="003A7324">
      <w:pPr>
        <w:pStyle w:val="CVListItem"/>
        <w:numPr>
          <w:ilvl w:val="0"/>
          <w:numId w:val="4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Persis Blankson (2013–2014)</w:t>
      </w:r>
      <w:r w:rsidRPr="003A7324">
        <w:rPr>
          <w:rFonts w:ascii="Times New Roman" w:hAnsi="Times New Roman"/>
          <w:sz w:val="24"/>
          <w:szCs w:val="24"/>
          <w:lang w:bidi="hi-IN"/>
        </w:rPr>
        <w:br/>
        <w:t>Provided full sponsorship supporting bachelor's degree training, covering one year of university tuition and fees.</w:t>
      </w:r>
      <w:r w:rsidRPr="003A7324">
        <w:rPr>
          <w:rFonts w:ascii="Times New Roman" w:hAnsi="Times New Roman"/>
          <w:sz w:val="24"/>
          <w:szCs w:val="24"/>
          <w:lang w:bidi="hi-IN"/>
        </w:rPr>
        <w:br/>
        <w:t>Origin: Takoradi, Western Region, Ghana.</w:t>
      </w:r>
    </w:p>
    <w:p w14:paraId="6F477D7F" w14:textId="77777777" w:rsidR="00C350F0" w:rsidRPr="003A7324" w:rsidRDefault="00C350F0" w:rsidP="003A7324">
      <w:pPr>
        <w:pStyle w:val="CVSubheading"/>
        <w:spacing w:line="360" w:lineRule="auto"/>
        <w:rPr>
          <w:rFonts w:ascii="Times New Roman" w:hAnsi="Times New Roman"/>
          <w:bCs/>
          <w:sz w:val="24"/>
          <w:szCs w:val="24"/>
          <w:lang w:bidi="hi-IN"/>
        </w:rPr>
      </w:pPr>
      <w:r w:rsidRPr="003A7324">
        <w:rPr>
          <w:rFonts w:ascii="Times New Roman" w:hAnsi="Times New Roman"/>
          <w:bCs/>
          <w:sz w:val="24"/>
          <w:szCs w:val="24"/>
          <w:lang w:bidi="hi-IN"/>
        </w:rPr>
        <w:t>Emergency Medical and Humanitarian Support</w:t>
      </w:r>
    </w:p>
    <w:p w14:paraId="24A675E9" w14:textId="77777777" w:rsidR="0004055B" w:rsidRPr="003A7324" w:rsidRDefault="0004055B" w:rsidP="003A7324">
      <w:pPr>
        <w:spacing w:after="120" w:line="360" w:lineRule="auto"/>
        <w:jc w:val="both"/>
        <w:rPr>
          <w:rFonts w:ascii="Times New Roman" w:hAnsi="Times New Roman"/>
          <w:sz w:val="24"/>
          <w:szCs w:val="24"/>
        </w:rPr>
      </w:pPr>
      <w:r w:rsidRPr="003A7324">
        <w:rPr>
          <w:rFonts w:ascii="Times New Roman" w:hAnsi="Times New Roman"/>
          <w:sz w:val="24"/>
          <w:szCs w:val="24"/>
        </w:rPr>
        <w:t>Beyond educational sponsorship, I have also mobilized emergency financial support for individuals facing life-threatening medical needs. In 2016, I organized and led a fundraising effort among friends and colleagues that raised approximately $4,000 USD for a critical, life-saving surgery for Alexander Yawson, a teen-age girl in Ghana whose condition was life-threatening and who otherwise lacked the financial means to undergo the procedure. She survived and recovered following the surgery.</w:t>
      </w:r>
    </w:p>
    <w:p w14:paraId="21064064" w14:textId="77777777" w:rsidR="000625B3" w:rsidRPr="003A7324" w:rsidRDefault="000625B3" w:rsidP="003A7324">
      <w:pPr>
        <w:pStyle w:val="CVSectionHeading"/>
        <w:spacing w:line="360" w:lineRule="auto"/>
        <w:rPr>
          <w:rFonts w:ascii="Times New Roman" w:hAnsi="Times New Roman"/>
          <w:bCs/>
          <w:color w:val="4F81BD" w:themeColor="accent1"/>
          <w:sz w:val="24"/>
          <w:szCs w:val="24"/>
        </w:rPr>
      </w:pPr>
      <w:r w:rsidRPr="003A7324">
        <w:rPr>
          <w:rFonts w:ascii="Times New Roman" w:hAnsi="Times New Roman"/>
          <w:bCs/>
          <w:sz w:val="24"/>
          <w:szCs w:val="24"/>
        </w:rPr>
        <w:lastRenderedPageBreak/>
        <w:t>INTERNATIONAL STUDENT MENTORSHIP</w:t>
      </w:r>
    </w:p>
    <w:p w14:paraId="07E10084" w14:textId="77777777" w:rsidR="00384DE4" w:rsidRPr="003A7324" w:rsidRDefault="00384DE4" w:rsidP="003A7324">
      <w:pPr>
        <w:spacing w:after="120" w:line="360" w:lineRule="auto"/>
        <w:jc w:val="both"/>
        <w:rPr>
          <w:rFonts w:ascii="Times New Roman" w:hAnsi="Times New Roman"/>
          <w:sz w:val="24"/>
          <w:szCs w:val="24"/>
        </w:rPr>
      </w:pPr>
      <w:r w:rsidRPr="003A7324">
        <w:rPr>
          <w:rFonts w:ascii="Times New Roman" w:hAnsi="Times New Roman"/>
          <w:sz w:val="24"/>
          <w:szCs w:val="24"/>
        </w:rPr>
        <w:t>As an act of service to my community and a tribute to those who opened doors for me, I volunteer my time, networks, and expertise to help local and international students realize their academic dreams. To date, I have successfully mentored over 20 international students who have either completed their master’s or PhD degrees or are currently enrolled in doctoral programs. From securing admissions and graduate assistantships with full stipends to navigating visa processes and providing pre-departure support, I walk alongside students every step of the journey, ensuring that financial, logistical, or geographic barriers never stand between talent and opportunity at top universities in the USA, UK, Canada, and beyond.</w:t>
      </w:r>
    </w:p>
    <w:p w14:paraId="5DDD86AB" w14:textId="77777777" w:rsidR="00384DE4" w:rsidRPr="003A7324" w:rsidRDefault="00384DE4" w:rsidP="003A7324">
      <w:pPr>
        <w:spacing w:after="120" w:line="360" w:lineRule="auto"/>
        <w:jc w:val="both"/>
        <w:rPr>
          <w:rFonts w:ascii="Times New Roman" w:hAnsi="Times New Roman"/>
          <w:sz w:val="24"/>
          <w:szCs w:val="24"/>
        </w:rPr>
      </w:pPr>
      <w:r w:rsidRPr="003A7324">
        <w:rPr>
          <w:rFonts w:ascii="Times New Roman" w:hAnsi="Times New Roman"/>
          <w:sz w:val="24"/>
          <w:szCs w:val="24"/>
        </w:rPr>
        <w:t>In addition to my international mentorship efforts, I actively mentor students from a wide range of backgrounds, including but not limited to underrepresented minorities within my local community. I have directly motivated and guided approximately 10 minorities of USA citizenship to pursue advanced degrees, many of whom have successfully transitioned into graduate programs and professional careers. At the same time, I continue to support and mentor a broader population of students, reflecting my commitment to inclusive excellence and equitable access to academic opportunities. Through sustained mentorship, career guidance, and academic support, I remain dedicated to nurturing the next generation of scholars and professionals, helping them build confidence, access opportunities, and achieve long term success.</w:t>
      </w:r>
    </w:p>
    <w:p w14:paraId="1684293D" w14:textId="77777777" w:rsidR="000625B3" w:rsidRPr="003A7324" w:rsidRDefault="00116071" w:rsidP="003A7324">
      <w:pPr>
        <w:pStyle w:val="CVSubheading"/>
        <w:spacing w:line="360" w:lineRule="auto"/>
        <w:rPr>
          <w:rFonts w:ascii="Times New Roman" w:hAnsi="Times New Roman"/>
          <w:bCs/>
          <w:color w:val="4F81BD" w:themeColor="accent1"/>
          <w:sz w:val="24"/>
          <w:szCs w:val="24"/>
        </w:rPr>
      </w:pPr>
      <w:r w:rsidRPr="003A7324">
        <w:rPr>
          <w:rFonts w:ascii="Times New Roman" w:hAnsi="Times New Roman"/>
          <w:bCs/>
          <w:sz w:val="24"/>
          <w:szCs w:val="24"/>
        </w:rPr>
        <w:t>Selected Recent Mentees (2014– Present)</w:t>
      </w:r>
    </w:p>
    <w:p w14:paraId="672EB7D7" w14:textId="77777777" w:rsidR="006C229B" w:rsidRPr="003A7324" w:rsidRDefault="00A2031B"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Andrews Jacobs Bilson (2026) – Interdisciplinary PhD in Aging Studies, Tulane University, New Orleans, LA, USA</w:t>
      </w:r>
    </w:p>
    <w:p w14:paraId="064F932B"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Desmond Yemeh (2024) – Interdisciplinary PhD Aging Studies, Tulane University, New Orleans, LA, USA</w:t>
      </w:r>
    </w:p>
    <w:p w14:paraId="35CD86DA"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Owusua Ampong (2024) – M.S. Data Science and Analytics, Georgia State University, Atlanta, GA, USA</w:t>
      </w:r>
    </w:p>
    <w:p w14:paraId="28BB35CF"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Benjamin Amoah (2023) – M.S. Plant Science and Agronomy, South Dakota State University, Brookings, SD, USA</w:t>
      </w:r>
    </w:p>
    <w:p w14:paraId="310C0D28"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Shadrack Asante (2022) – M.S. Mathematical Sciences, East Tennessee State University, Johnson City, TN, USA</w:t>
      </w:r>
    </w:p>
    <w:p w14:paraId="366191E5"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lastRenderedPageBreak/>
        <w:t>Wilberforce De-Graft (2022) – MBA Accounting &amp; Finance, Eastern Kentucky University, Richmond, KY, USA</w:t>
      </w:r>
    </w:p>
    <w:p w14:paraId="5826DA47"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Matthew Quansah (2022) – MPH Health Promotions, Eastern Kentucky University, Richmond, KY, USA</w:t>
      </w:r>
    </w:p>
    <w:p w14:paraId="6590B8B2"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Kuukua Egyinba Abraham (2022) – M.S. Applied Statistics, Minnesota State University Mankato, MN, USA</w:t>
      </w:r>
    </w:p>
    <w:p w14:paraId="7C0A7BDF"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Khadija Abdul-Samed (2022) – M.A. Clinical Mental Health Counseling, East Tennessee State University, Johnson City, TN, USA</w:t>
      </w:r>
    </w:p>
    <w:p w14:paraId="393F19D7"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Edmund Adorkor (2021) – M.S. Agribusiness and Applied Economics, North Dakota State University, Fargo, ND, USA</w:t>
      </w:r>
    </w:p>
    <w:p w14:paraId="44CF2273"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Bright Kweku Manu (2021) – M.S. Mathematical Sciences, East Tennessee State University, Johnson City, TN, USA</w:t>
      </w:r>
    </w:p>
    <w:p w14:paraId="59696B58"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Matthew Quansah (2021) – M.S. Civil and Environmental Engineering, Brookings, South Dakota State University, SD, USA</w:t>
      </w:r>
    </w:p>
    <w:p w14:paraId="3C47F971"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Enoch Kwaku Larrey (2021) – Ph.D. Bioinformatics, UALR &amp; UAMS, Little Rock, AR, USA</w:t>
      </w:r>
    </w:p>
    <w:p w14:paraId="30394229"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Joseph Asante Jnr. (2020) – Ph.D. Bioinformatics, UALR &amp; UAMS, Little Rock, AR, USA</w:t>
      </w:r>
    </w:p>
    <w:p w14:paraId="1FABFE21"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Nicholas Fiifi Hagan (2019) – Ph.D. Business Information Systems, University of Memphis, Memphis, TN, USA</w:t>
      </w:r>
    </w:p>
    <w:p w14:paraId="24410CA9"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Clement Aayire Yadem (2017) – Ph.D. Applied Physics, University of Arkansas at Little Rock, Little Rock, AR, USA</w:t>
      </w:r>
    </w:p>
    <w:p w14:paraId="6E8F6C9C"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Evans Addo (2016) – M.S. Mathematical Sciences, East Tennessee State University, Johnson City, TN, USA</w:t>
      </w:r>
    </w:p>
    <w:p w14:paraId="0F4685E0"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Theophilus Acquah (2015) – M.S. Mathematical Sciences, East Tennessee State University, Johnson City, TN, USA</w:t>
      </w:r>
    </w:p>
    <w:p w14:paraId="1F8A96C1"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Evelyn Fokou (2015) – M.S. Mathematical Sciences, East Tennessee State University, Johnson City, TN, USA</w:t>
      </w:r>
    </w:p>
    <w:p w14:paraId="22C61C51" w14:textId="77777777" w:rsidR="000625B3" w:rsidRPr="003A7324" w:rsidRDefault="000625B3" w:rsidP="003A7324">
      <w:pPr>
        <w:pStyle w:val="CVListItem"/>
        <w:numPr>
          <w:ilvl w:val="0"/>
          <w:numId w:val="17"/>
        </w:numPr>
        <w:spacing w:line="360" w:lineRule="auto"/>
        <w:ind w:left="432" w:hanging="432"/>
        <w:rPr>
          <w:rFonts w:ascii="Times New Roman" w:hAnsi="Times New Roman"/>
          <w:sz w:val="24"/>
          <w:szCs w:val="24"/>
        </w:rPr>
      </w:pPr>
      <w:r w:rsidRPr="003A7324">
        <w:rPr>
          <w:rFonts w:ascii="Times New Roman" w:hAnsi="Times New Roman"/>
          <w:sz w:val="24"/>
          <w:szCs w:val="24"/>
        </w:rPr>
        <w:t>Thomas Torku (2014) – M.S. Mathematical Sciences, East Tennessee State University, Johnson City, TN, USA</w:t>
      </w:r>
    </w:p>
    <w:p w14:paraId="25391DBA"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lastRenderedPageBreak/>
        <w:t>MEDIA COVERAGE &amp; PUBLIC ENGAGEMENT</w:t>
      </w:r>
    </w:p>
    <w:p w14:paraId="1B363B4B" w14:textId="77777777" w:rsidR="00FD225B" w:rsidRPr="003A7324" w:rsidRDefault="00FD225B" w:rsidP="003A7324">
      <w:pPr>
        <w:pStyle w:val="CVYear"/>
        <w:spacing w:line="360" w:lineRule="auto"/>
        <w:rPr>
          <w:rFonts w:ascii="Times New Roman" w:hAnsi="Times New Roman"/>
          <w:bCs/>
          <w:sz w:val="24"/>
          <w:szCs w:val="24"/>
          <w:lang w:bidi="hi-IN"/>
        </w:rPr>
      </w:pPr>
      <w:r w:rsidRPr="003A7324">
        <w:rPr>
          <w:rFonts w:ascii="Times New Roman" w:hAnsi="Times New Roman"/>
          <w:bCs/>
          <w:sz w:val="24"/>
          <w:szCs w:val="24"/>
          <w:lang w:bidi="hi-IN"/>
        </w:rPr>
        <w:t>2026</w:t>
      </w:r>
    </w:p>
    <w:p w14:paraId="0B1182FA" w14:textId="77777777" w:rsidR="004B5A9D" w:rsidRPr="004B5A9D" w:rsidRDefault="004B5A9D" w:rsidP="004B5A9D">
      <w:pPr>
        <w:pStyle w:val="NoSpacing"/>
        <w:numPr>
          <w:ilvl w:val="0"/>
          <w:numId w:val="29"/>
        </w:numPr>
        <w:spacing w:after="0" w:line="360" w:lineRule="auto"/>
        <w:rPr>
          <w:rFonts w:ascii="Times New Roman" w:hAnsi="Times New Roman"/>
          <w:b/>
          <w:bCs/>
          <w:sz w:val="24"/>
          <w:szCs w:val="24"/>
          <w:lang w:bidi="hi-IN"/>
        </w:rPr>
      </w:pPr>
      <w:r w:rsidRPr="004B5A9D">
        <w:rPr>
          <w:rFonts w:ascii="Times New Roman" w:hAnsi="Times New Roman"/>
          <w:b/>
          <w:bCs/>
          <w:sz w:val="24"/>
          <w:szCs w:val="24"/>
          <w:lang w:bidi="hi-IN"/>
        </w:rPr>
        <w:t>Samuel Kakraba Named Senior Advisor for Health Data Science Engagement</w:t>
      </w:r>
      <w:r w:rsidRPr="004B5A9D">
        <w:rPr>
          <w:rFonts w:ascii="Times New Roman" w:hAnsi="Times New Roman"/>
          <w:sz w:val="24"/>
          <w:szCs w:val="24"/>
          <w:lang w:bidi="hi-IN"/>
        </w:rPr>
        <w:t xml:space="preserve">.” Association of Schools and Programs of Public Health (ASPPH), October 8, 2026. </w:t>
      </w:r>
      <w:hyperlink r:id="rId18" w:history="1">
        <w:r w:rsidRPr="004B5A9D">
          <w:rPr>
            <w:rStyle w:val="Hyperlink"/>
            <w:rFonts w:ascii="Times New Roman" w:hAnsi="Times New Roman"/>
            <w:sz w:val="24"/>
            <w:szCs w:val="24"/>
            <w:lang w:bidi="hi-IN"/>
          </w:rPr>
          <w:t>https://aspph.org/samuel-kakraba-named-senior-advisor-for-health-data-science-engagement/</w:t>
        </w:r>
      </w:hyperlink>
    </w:p>
    <w:p w14:paraId="39DA5D1B" w14:textId="77777777" w:rsidR="004B5A9D" w:rsidRPr="004B5A9D" w:rsidRDefault="004B5A9D" w:rsidP="004B5A9D">
      <w:pPr>
        <w:pStyle w:val="NoSpacing"/>
        <w:spacing w:line="360" w:lineRule="auto"/>
        <w:ind w:left="450"/>
        <w:rPr>
          <w:rFonts w:ascii="Times New Roman" w:hAnsi="Times New Roman"/>
          <w:b/>
          <w:bCs/>
          <w:sz w:val="24"/>
          <w:szCs w:val="24"/>
          <w:lang w:bidi="hi-IN"/>
        </w:rPr>
      </w:pPr>
    </w:p>
    <w:p w14:paraId="773EB981" w14:textId="44B92220" w:rsidR="004B5A9D" w:rsidRPr="004B5A9D" w:rsidRDefault="004B5A9D" w:rsidP="004B5A9D">
      <w:pPr>
        <w:pStyle w:val="NoSpacing"/>
        <w:numPr>
          <w:ilvl w:val="0"/>
          <w:numId w:val="29"/>
        </w:numPr>
        <w:spacing w:after="0" w:line="360" w:lineRule="auto"/>
        <w:rPr>
          <w:rFonts w:ascii="Times New Roman" w:hAnsi="Times New Roman"/>
          <w:b/>
          <w:bCs/>
          <w:sz w:val="24"/>
          <w:szCs w:val="24"/>
          <w:lang w:bidi="hi-IN"/>
        </w:rPr>
      </w:pPr>
      <w:r w:rsidRPr="004B5A9D">
        <w:rPr>
          <w:rFonts w:ascii="Times New Roman" w:hAnsi="Times New Roman"/>
          <w:sz w:val="24"/>
          <w:szCs w:val="24"/>
          <w:lang w:bidi="hi-IN"/>
        </w:rPr>
        <w:t xml:space="preserve">Tulane University Connolly Alexander Institute of Data Science (CAIDS) </w:t>
      </w:r>
      <w:r w:rsidRPr="004B5A9D">
        <w:rPr>
          <w:rFonts w:ascii="Times New Roman" w:hAnsi="Times New Roman"/>
          <w:i/>
          <w:iCs/>
          <w:sz w:val="24"/>
          <w:szCs w:val="24"/>
          <w:lang w:bidi="hi-IN"/>
        </w:rPr>
        <w:t>.”</w:t>
      </w:r>
      <w:r w:rsidRPr="004B5A9D">
        <w:rPr>
          <w:rFonts w:ascii="Times New Roman" w:hAnsi="Times New Roman"/>
          <w:b/>
          <w:bCs/>
          <w:i/>
          <w:iCs/>
          <w:sz w:val="24"/>
          <w:szCs w:val="24"/>
          <w:lang w:bidi="hi-IN"/>
        </w:rPr>
        <w:t>Samuel Kakraba, PhD Named CAIDS Senior Advisor for Health Sciences Engagement</w:t>
      </w:r>
      <w:r w:rsidRPr="004B5A9D">
        <w:rPr>
          <w:rFonts w:ascii="Times New Roman" w:hAnsi="Times New Roman"/>
          <w:i/>
          <w:iCs/>
          <w:sz w:val="24"/>
          <w:szCs w:val="24"/>
          <w:lang w:bidi="hi-IN"/>
        </w:rPr>
        <w:t>.”</w:t>
      </w:r>
      <w:r w:rsidRPr="004B5A9D">
        <w:rPr>
          <w:rFonts w:ascii="Times New Roman" w:hAnsi="Times New Roman"/>
          <w:sz w:val="24"/>
          <w:szCs w:val="24"/>
          <w:lang w:bidi="hi-IN"/>
        </w:rPr>
        <w:t xml:space="preserve"> Connolly Alexander Institute for Data Science News, Tulane University, New Orleans, LA, USA. Featured in Tulane’s Institute for Data Science news coverage in recognition of leadership and expertise at the intersection of artificial intelligence, data science, biomedical research, and public health. Available at: </w:t>
      </w:r>
      <w:hyperlink r:id="rId19" w:tgtFrame="_blank" w:history="1">
        <w:r w:rsidRPr="004B5A9D">
          <w:rPr>
            <w:rStyle w:val="Hyperlink"/>
            <w:rFonts w:ascii="Times New Roman" w:hAnsi="Times New Roman"/>
            <w:sz w:val="24"/>
            <w:szCs w:val="24"/>
            <w:lang w:bidi="hi-IN"/>
          </w:rPr>
          <w:t>https://datainstitute.tulane.edu/tulane-news/senior-advisor-health-sciences</w:t>
        </w:r>
      </w:hyperlink>
      <w:r w:rsidRPr="004B5A9D">
        <w:rPr>
          <w:rFonts w:ascii="Times New Roman" w:hAnsi="Times New Roman"/>
          <w:sz w:val="24"/>
          <w:szCs w:val="24"/>
          <w:lang w:bidi="hi-IN"/>
        </w:rPr>
        <w:t xml:space="preserve">. </w:t>
      </w:r>
      <w:r w:rsidRPr="004B5A9D">
        <w:rPr>
          <w:rFonts w:ascii="Times New Roman" w:hAnsi="Times New Roman"/>
          <w:sz w:val="24"/>
          <w:szCs w:val="24"/>
          <w:lang w:bidi="hi-IN"/>
        </w:rPr>
        <w:fldChar w:fldCharType="begin"/>
      </w:r>
      <w:ins w:id="0" w:author="Kakraba, Samuel" w:date="2026-10-26T08:33:00Z" w16du:dateUtc="2026-10-26T13:33:00Z">
        <w:r w:rsidRPr="004B5A9D">
          <w:rPr>
            <w:rFonts w:ascii="Times New Roman" w:hAnsi="Times New Roman"/>
            <w:sz w:val="24"/>
            <w:szCs w:val="24"/>
            <w:lang w:bidi="hi-IN"/>
          </w:rPr>
          <w:instrText>HYPERLINK "</w:instrText>
        </w:r>
      </w:ins>
      <w:r w:rsidRPr="004B5A9D">
        <w:rPr>
          <w:rFonts w:ascii="Times New Roman" w:hAnsi="Times New Roman"/>
          <w:sz w:val="24"/>
          <w:szCs w:val="24"/>
          <w:lang w:bidi="hi-IN"/>
        </w:rPr>
        <w:instrText>https://sph.tulane.edu/news/kakraba-caids-senior-advisor</w:instrText>
      </w:r>
      <w:ins w:id="1" w:author="Kakraba, Samuel" w:date="2026-10-26T08:33:00Z" w16du:dateUtc="2026-10-26T13:33:00Z">
        <w:r w:rsidRPr="004B5A9D">
          <w:rPr>
            <w:rFonts w:ascii="Times New Roman" w:hAnsi="Times New Roman"/>
            <w:sz w:val="24"/>
            <w:szCs w:val="24"/>
            <w:lang w:bidi="hi-IN"/>
          </w:rPr>
          <w:instrText>"</w:instrText>
        </w:r>
      </w:ins>
      <w:r w:rsidRPr="004B5A9D">
        <w:rPr>
          <w:rFonts w:ascii="Times New Roman" w:hAnsi="Times New Roman"/>
          <w:sz w:val="24"/>
          <w:szCs w:val="24"/>
          <w:lang w:bidi="hi-IN"/>
        </w:rPr>
        <w:fldChar w:fldCharType="separate"/>
      </w:r>
      <w:r w:rsidRPr="004B5A9D">
        <w:rPr>
          <w:rStyle w:val="Hyperlink"/>
          <w:rFonts w:ascii="Times New Roman" w:hAnsi="Times New Roman"/>
          <w:sz w:val="24"/>
          <w:szCs w:val="24"/>
          <w:lang w:bidi="hi-IN"/>
        </w:rPr>
        <w:t>https://sph.tulane.edu/news/kakraba-caids-senior-advisor</w:t>
      </w:r>
      <w:r w:rsidRPr="004B5A9D">
        <w:rPr>
          <w:rFonts w:ascii="Times New Roman" w:hAnsi="Times New Roman"/>
          <w:sz w:val="24"/>
          <w:szCs w:val="24"/>
          <w:lang w:bidi="hi-IN"/>
        </w:rPr>
        <w:fldChar w:fldCharType="end"/>
      </w:r>
    </w:p>
    <w:p w14:paraId="0E3C63C5" w14:textId="77777777" w:rsidR="004B5A9D" w:rsidRPr="004B5A9D" w:rsidRDefault="004B5A9D" w:rsidP="004B5A9D">
      <w:pPr>
        <w:pStyle w:val="NoSpacing"/>
        <w:spacing w:after="0" w:line="240" w:lineRule="auto"/>
        <w:rPr>
          <w:rFonts w:ascii="Times New Roman" w:hAnsi="Times New Roman"/>
          <w:b/>
          <w:bCs/>
          <w:lang w:bidi="hi-IN"/>
        </w:rPr>
      </w:pPr>
    </w:p>
    <w:p w14:paraId="0A8D741B" w14:textId="09C8CBCA" w:rsidR="002B07B4" w:rsidRPr="003A7324" w:rsidRDefault="009262CB" w:rsidP="003A7324">
      <w:pPr>
        <w:pStyle w:val="CVListItem"/>
        <w:numPr>
          <w:ilvl w:val="0"/>
          <w:numId w:val="29"/>
        </w:numPr>
        <w:spacing w:line="360" w:lineRule="auto"/>
        <w:ind w:left="432" w:hanging="432"/>
        <w:rPr>
          <w:rFonts w:ascii="Times New Roman" w:hAnsi="Times New Roman"/>
          <w:b/>
          <w:bCs/>
          <w:sz w:val="24"/>
          <w:szCs w:val="24"/>
          <w:lang w:bidi="hi-IN"/>
        </w:rPr>
      </w:pPr>
      <w:r w:rsidRPr="003A7324">
        <w:rPr>
          <w:rFonts w:ascii="Times New Roman" w:hAnsi="Times New Roman"/>
          <w:sz w:val="24"/>
          <w:szCs w:val="24"/>
          <w:lang w:bidi="hi-IN"/>
        </w:rPr>
        <w:t xml:space="preserve">Tulane University Connolly Alexander Institute of Data Science (CAIDS) </w:t>
      </w:r>
      <w:r w:rsidRPr="003A7324">
        <w:rPr>
          <w:rFonts w:ascii="Times New Roman" w:hAnsi="Times New Roman"/>
          <w:i/>
          <w:iCs/>
          <w:sz w:val="24"/>
          <w:szCs w:val="24"/>
          <w:lang w:bidi="hi-IN"/>
        </w:rPr>
        <w:t>.”</w:t>
      </w:r>
      <w:r w:rsidRPr="003A7324">
        <w:rPr>
          <w:rFonts w:ascii="Times New Roman" w:hAnsi="Times New Roman"/>
          <w:b/>
          <w:bCs/>
          <w:i/>
          <w:iCs/>
          <w:sz w:val="24"/>
          <w:szCs w:val="24"/>
          <w:lang w:bidi="hi-IN"/>
        </w:rPr>
        <w:t>Samuel Kakraba, PhD Named CAIDS Senior Advisor for Health Sciences Engagement</w:t>
      </w:r>
      <w:r w:rsidRPr="003A7324">
        <w:rPr>
          <w:rFonts w:ascii="Times New Roman" w:hAnsi="Times New Roman"/>
          <w:i/>
          <w:iCs/>
          <w:sz w:val="24"/>
          <w:szCs w:val="24"/>
          <w:lang w:bidi="hi-IN"/>
        </w:rPr>
        <w:t>.”</w:t>
      </w:r>
      <w:r w:rsidRPr="003A7324">
        <w:rPr>
          <w:rFonts w:ascii="Times New Roman" w:hAnsi="Times New Roman"/>
          <w:sz w:val="24"/>
          <w:szCs w:val="24"/>
          <w:lang w:bidi="hi-IN"/>
        </w:rPr>
        <w:t xml:space="preserve"> Connolly Alexander Institute for Data Science News, Tulane University, New Orleans, LA, USA. Featured in Tulane’s Institute for Data Science news coverage in recognition of leadership and expertise at the intersection of artificial intelligence, data science, biomedical research, and public health. Available at: </w:t>
      </w:r>
      <w:hyperlink r:id="rId20" w:tgtFrame="_blank" w:history="1">
        <w:r w:rsidRPr="003A7324">
          <w:rPr>
            <w:rStyle w:val="Hyperlink"/>
            <w:rFonts w:ascii="Times New Roman" w:hAnsi="Times New Roman"/>
            <w:sz w:val="24"/>
            <w:szCs w:val="24"/>
            <w:lang w:bidi="hi-IN"/>
          </w:rPr>
          <w:t>https://datainstitute.tulane.edu/tulane-news/senior-advisor-health-sciences</w:t>
        </w:r>
      </w:hyperlink>
      <w:r w:rsidRPr="003A7324">
        <w:rPr>
          <w:rFonts w:ascii="Times New Roman" w:hAnsi="Times New Roman"/>
          <w:sz w:val="24"/>
          <w:szCs w:val="24"/>
          <w:lang w:bidi="hi-IN"/>
        </w:rPr>
        <w:t>.</w:t>
      </w:r>
    </w:p>
    <w:p w14:paraId="6FABEAB3" w14:textId="77777777" w:rsidR="001D5628" w:rsidRPr="003A7324" w:rsidRDefault="009177FF" w:rsidP="003A7324">
      <w:pPr>
        <w:pStyle w:val="CVListItem"/>
        <w:numPr>
          <w:ilvl w:val="0"/>
          <w:numId w:val="29"/>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Eastern Kentucky University</w:t>
      </w:r>
      <w:r w:rsidRPr="003A7324">
        <w:rPr>
          <w:rFonts w:ascii="Times New Roman" w:hAnsi="Times New Roman"/>
          <w:b/>
          <w:bCs/>
          <w:sz w:val="24"/>
          <w:szCs w:val="24"/>
          <w:lang w:bidi="hi-IN"/>
        </w:rPr>
        <w:t>.</w:t>
      </w:r>
      <w:r w:rsidRPr="003A7324">
        <w:rPr>
          <w:rFonts w:ascii="Times New Roman" w:hAnsi="Times New Roman"/>
          <w:sz w:val="24"/>
          <w:szCs w:val="24"/>
          <w:lang w:bidi="hi-IN"/>
        </w:rPr>
        <w:t xml:space="preserve"> </w:t>
      </w:r>
      <w:r w:rsidRPr="003A7324">
        <w:rPr>
          <w:rFonts w:ascii="Times New Roman" w:hAnsi="Times New Roman"/>
          <w:i/>
          <w:iCs/>
          <w:sz w:val="24"/>
          <w:szCs w:val="24"/>
          <w:lang w:bidi="hi-IN"/>
        </w:rPr>
        <w:t>“</w:t>
      </w:r>
      <w:r w:rsidRPr="003A7324">
        <w:rPr>
          <w:rFonts w:ascii="Times New Roman" w:hAnsi="Times New Roman"/>
          <w:b/>
          <w:bCs/>
          <w:i/>
          <w:iCs/>
          <w:sz w:val="24"/>
          <w:szCs w:val="24"/>
          <w:lang w:bidi="hi-IN"/>
        </w:rPr>
        <w:t>Beyond the Algorithm: Building Trustworthy, Fair, and Useful AI in Health and Higher Education</w:t>
      </w:r>
      <w:r w:rsidRPr="003A7324">
        <w:rPr>
          <w:rFonts w:ascii="Times New Roman" w:hAnsi="Times New Roman"/>
          <w:i/>
          <w:iCs/>
          <w:sz w:val="24"/>
          <w:szCs w:val="24"/>
          <w:lang w:bidi="hi-IN"/>
        </w:rPr>
        <w:t>”, Eastern Kentucky University Spark Talks</w:t>
      </w:r>
      <w:r w:rsidRPr="003A7324">
        <w:rPr>
          <w:rFonts w:ascii="Times New Roman" w:hAnsi="Times New Roman"/>
          <w:sz w:val="24"/>
          <w:szCs w:val="24"/>
          <w:lang w:bidi="hi-IN"/>
        </w:rPr>
        <w:t xml:space="preserve">, hosted by The Office of Artificial Intelligence Strategies, Innovation, and Success (OAISIS), Eastern Kentucky University, Richmond, KY, USA . Available via YouTube link: </w:t>
      </w:r>
      <w:hyperlink r:id="rId21" w:history="1">
        <w:r w:rsidRPr="003A7324">
          <w:rPr>
            <w:rStyle w:val="Hyperlink"/>
            <w:rFonts w:ascii="Times New Roman" w:hAnsi="Times New Roman"/>
            <w:sz w:val="24"/>
            <w:szCs w:val="24"/>
            <w:lang w:bidi="hi-IN"/>
          </w:rPr>
          <w:t>https://www.youtube.com/watch?v=eFluuNnTpdI&amp;list=PL87KFqYs1CMITtqlPdVDdbjx-uA3sXRgr</w:t>
        </w:r>
      </w:hyperlink>
      <w:r w:rsidRPr="003A7324">
        <w:rPr>
          <w:rFonts w:ascii="Times New Roman" w:hAnsi="Times New Roman"/>
          <w:sz w:val="24"/>
          <w:szCs w:val="24"/>
          <w:lang w:bidi="hi-IN"/>
        </w:rPr>
        <w:t>..</w:t>
      </w:r>
    </w:p>
    <w:p w14:paraId="3157CC64" w14:textId="77777777" w:rsidR="00FD225B" w:rsidRPr="003A7324" w:rsidRDefault="00FD225B" w:rsidP="003A7324">
      <w:pPr>
        <w:pStyle w:val="CVListItem"/>
        <w:numPr>
          <w:ilvl w:val="0"/>
          <w:numId w:val="29"/>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lastRenderedPageBreak/>
        <w:t>Tulane University. “</w:t>
      </w:r>
      <w:r w:rsidRPr="003A7324">
        <w:rPr>
          <w:rFonts w:ascii="Times New Roman" w:hAnsi="Times New Roman"/>
          <w:b/>
          <w:bCs/>
          <w:i/>
          <w:iCs/>
          <w:sz w:val="24"/>
          <w:szCs w:val="24"/>
          <w:lang w:bidi="hi-IN"/>
        </w:rPr>
        <w:t>Tulane University professor creates AI-driven SMART-pred platform that aims to transform public health surveillance.</w:t>
      </w:r>
      <w:r w:rsidRPr="003A7324">
        <w:rPr>
          <w:rFonts w:ascii="Times New Roman" w:hAnsi="Times New Roman"/>
          <w:sz w:val="24"/>
          <w:szCs w:val="24"/>
          <w:lang w:bidi="hi-IN"/>
        </w:rPr>
        <w:t xml:space="preserve">” </w:t>
      </w:r>
      <w:r w:rsidRPr="003A7324">
        <w:rPr>
          <w:rFonts w:ascii="Times New Roman" w:hAnsi="Times New Roman"/>
          <w:i/>
          <w:iCs/>
          <w:sz w:val="24"/>
          <w:szCs w:val="24"/>
          <w:lang w:bidi="hi-IN"/>
        </w:rPr>
        <w:t>Connolly Alexander Institute for Data Science News</w:t>
      </w:r>
      <w:r w:rsidRPr="003A7324">
        <w:rPr>
          <w:rFonts w:ascii="Times New Roman" w:hAnsi="Times New Roman"/>
          <w:sz w:val="24"/>
          <w:szCs w:val="24"/>
          <w:lang w:bidi="hi-IN"/>
        </w:rPr>
        <w:t xml:space="preserve">, Tulane University, 2026, New Orleans, LA, USA. Featured as principal investigator and lead developer of the SMART-Pred platform for AI-driven disease risk prediction and public health surveillance. Available at: </w:t>
      </w:r>
      <w:hyperlink r:id="rId22" w:history="1">
        <w:r w:rsidRPr="003A7324">
          <w:rPr>
            <w:rStyle w:val="Hyperlink"/>
            <w:rFonts w:ascii="Times New Roman" w:hAnsi="Times New Roman"/>
            <w:sz w:val="24"/>
            <w:szCs w:val="24"/>
            <w:lang w:bidi="hi-IN"/>
          </w:rPr>
          <w:t>https://datainstitute.tulane.edu/smart-pred-platform</w:t>
        </w:r>
      </w:hyperlink>
    </w:p>
    <w:p w14:paraId="1048D972" w14:textId="77777777" w:rsidR="00FD225B" w:rsidRPr="003A7324" w:rsidRDefault="00FD225B" w:rsidP="003A7324">
      <w:pPr>
        <w:pStyle w:val="CVListItem"/>
        <w:numPr>
          <w:ilvl w:val="0"/>
          <w:numId w:val="29"/>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Tulane University. “</w:t>
      </w:r>
      <w:r w:rsidRPr="003A7324">
        <w:rPr>
          <w:rFonts w:ascii="Times New Roman" w:hAnsi="Times New Roman"/>
          <w:b/>
          <w:bCs/>
          <w:i/>
          <w:iCs/>
          <w:sz w:val="24"/>
          <w:szCs w:val="24"/>
          <w:lang w:bidi="hi-IN"/>
        </w:rPr>
        <w:t>Six seed grants fund AI and machine learning projects in public health.</w:t>
      </w:r>
      <w:r w:rsidRPr="003A7324">
        <w:rPr>
          <w:rFonts w:ascii="Times New Roman" w:hAnsi="Times New Roman"/>
          <w:sz w:val="24"/>
          <w:szCs w:val="24"/>
          <w:lang w:bidi="hi-IN"/>
        </w:rPr>
        <w:t xml:space="preserve">” </w:t>
      </w:r>
      <w:r w:rsidRPr="003A7324">
        <w:rPr>
          <w:rFonts w:ascii="Times New Roman" w:hAnsi="Times New Roman"/>
          <w:i/>
          <w:iCs/>
          <w:sz w:val="24"/>
          <w:szCs w:val="24"/>
          <w:lang w:bidi="hi-IN"/>
        </w:rPr>
        <w:t>Celia Scott Weatherhead School of Public Health and Tropical Medicine News</w:t>
      </w:r>
      <w:r w:rsidRPr="003A7324">
        <w:rPr>
          <w:rFonts w:ascii="Times New Roman" w:hAnsi="Times New Roman"/>
          <w:sz w:val="24"/>
          <w:szCs w:val="24"/>
          <w:lang w:bidi="hi-IN"/>
        </w:rPr>
        <w:t xml:space="preserve">, February 23, 2026. Featured as seed grant recipient and principal investigator for the SMART-pred project. Available at: </w:t>
      </w:r>
      <w:hyperlink r:id="rId23" w:history="1">
        <w:r w:rsidRPr="003A7324">
          <w:rPr>
            <w:rStyle w:val="Hyperlink"/>
            <w:rFonts w:ascii="Times New Roman" w:hAnsi="Times New Roman"/>
            <w:sz w:val="24"/>
            <w:szCs w:val="24"/>
            <w:lang w:bidi="hi-IN"/>
          </w:rPr>
          <w:t>https://sph.tulane.edu/six-seed-grants-fund-ai-and-machine-learning-projects-public-health</w:t>
        </w:r>
      </w:hyperlink>
    </w:p>
    <w:p w14:paraId="55CA97F8" w14:textId="77777777" w:rsidR="00FD225B" w:rsidRPr="003A7324" w:rsidRDefault="00FD225B" w:rsidP="003A7324">
      <w:pPr>
        <w:pStyle w:val="CVYear"/>
        <w:spacing w:line="360" w:lineRule="auto"/>
        <w:rPr>
          <w:rFonts w:ascii="Times New Roman" w:hAnsi="Times New Roman"/>
          <w:bCs/>
          <w:sz w:val="24"/>
          <w:szCs w:val="24"/>
          <w:lang w:bidi="hi-IN"/>
        </w:rPr>
      </w:pPr>
      <w:r w:rsidRPr="003A7324">
        <w:rPr>
          <w:rFonts w:ascii="Times New Roman" w:hAnsi="Times New Roman"/>
          <w:bCs/>
          <w:sz w:val="24"/>
          <w:szCs w:val="24"/>
          <w:lang w:bidi="hi-IN"/>
        </w:rPr>
        <w:t>2025</w:t>
      </w:r>
    </w:p>
    <w:p w14:paraId="5834EFB7" w14:textId="77777777" w:rsidR="001D038B" w:rsidRPr="003A7324" w:rsidRDefault="00FD225B" w:rsidP="003A7324">
      <w:pPr>
        <w:pStyle w:val="CVListItem"/>
        <w:numPr>
          <w:ilvl w:val="0"/>
          <w:numId w:val="29"/>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Tulane University. “</w:t>
      </w:r>
      <w:r w:rsidRPr="003A7324">
        <w:rPr>
          <w:rFonts w:ascii="Times New Roman" w:hAnsi="Times New Roman"/>
          <w:b/>
          <w:bCs/>
          <w:i/>
          <w:iCs/>
          <w:sz w:val="24"/>
          <w:szCs w:val="24"/>
          <w:lang w:bidi="hi-IN"/>
        </w:rPr>
        <w:t>How to become a leader in public health AI</w:t>
      </w:r>
      <w:r w:rsidRPr="003A7324">
        <w:rPr>
          <w:rFonts w:ascii="Times New Roman" w:hAnsi="Times New Roman"/>
          <w:sz w:val="24"/>
          <w:szCs w:val="24"/>
          <w:lang w:bidi="hi-IN"/>
        </w:rPr>
        <w:t xml:space="preserve">.” </w:t>
      </w:r>
      <w:r w:rsidRPr="003A7324">
        <w:rPr>
          <w:rFonts w:ascii="Times New Roman" w:hAnsi="Times New Roman"/>
          <w:i/>
          <w:iCs/>
          <w:sz w:val="24"/>
          <w:szCs w:val="24"/>
          <w:lang w:bidi="hi-IN"/>
        </w:rPr>
        <w:t>Celia Scott Weatherhead School of Public Health and Tropical Medicine News</w:t>
      </w:r>
      <w:r w:rsidRPr="003A7324">
        <w:rPr>
          <w:rFonts w:ascii="Times New Roman" w:hAnsi="Times New Roman"/>
          <w:sz w:val="24"/>
          <w:szCs w:val="24"/>
          <w:lang w:bidi="hi-IN"/>
        </w:rPr>
        <w:t xml:space="preserve">, November 12, 2025. Feature interview with Dr. Samuel Kakraba and Dr. Paul Hutchinson on leadership, training, and innovation in public health AI. Available at: </w:t>
      </w:r>
      <w:hyperlink r:id="rId24" w:history="1">
        <w:r w:rsidRPr="003A7324">
          <w:rPr>
            <w:rStyle w:val="Hyperlink"/>
            <w:rFonts w:ascii="Times New Roman" w:hAnsi="Times New Roman"/>
            <w:sz w:val="24"/>
            <w:szCs w:val="24"/>
            <w:lang w:bidi="hi-IN"/>
          </w:rPr>
          <w:t>https://sph.tulane.edu/how-become-leader-public-health-ai</w:t>
        </w:r>
      </w:hyperlink>
    </w:p>
    <w:p w14:paraId="01DD2B88" w14:textId="77777777" w:rsidR="0096528C" w:rsidRPr="003A7324" w:rsidRDefault="0096528C" w:rsidP="003A7324">
      <w:pPr>
        <w:pStyle w:val="CVListItem"/>
        <w:numPr>
          <w:ilvl w:val="0"/>
          <w:numId w:val="29"/>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Ensign Global University. “</w:t>
      </w:r>
      <w:r w:rsidRPr="003A7324">
        <w:rPr>
          <w:rFonts w:ascii="Times New Roman" w:hAnsi="Times New Roman"/>
          <w:b/>
          <w:bCs/>
          <w:i/>
          <w:iCs/>
          <w:sz w:val="24"/>
          <w:szCs w:val="24"/>
          <w:lang w:bidi="hi-IN"/>
        </w:rPr>
        <w:t>Ensign Global University reiterates commitment to deliver healthcare access to underserved communities</w:t>
      </w:r>
      <w:r w:rsidRPr="003A7324">
        <w:rPr>
          <w:rFonts w:ascii="Times New Roman" w:hAnsi="Times New Roman"/>
          <w:sz w:val="24"/>
          <w:szCs w:val="24"/>
          <w:lang w:bidi="hi-IN"/>
        </w:rPr>
        <w:t xml:space="preserve">.” Ensign Global University News, Ensign Global University, 2024. Featured the university’s pledge to expand healthcare access through its Master of Public Health program and related initiatives targeting underserved populations. Available at: </w:t>
      </w:r>
      <w:hyperlink r:id="rId25" w:tgtFrame="_blank" w:history="1">
        <w:r w:rsidRPr="003A7324">
          <w:rPr>
            <w:rStyle w:val="Hyperlink"/>
            <w:rFonts w:ascii="Times New Roman" w:hAnsi="Times New Roman"/>
            <w:sz w:val="24"/>
            <w:szCs w:val="24"/>
            <w:lang w:bidi="hi-IN"/>
          </w:rPr>
          <w:t>https://ensign.edu.gh/ensign-global-university-reiterates-commitment-to-deliver-healthcare-access-to-underserved-communities/</w:t>
        </w:r>
      </w:hyperlink>
    </w:p>
    <w:p w14:paraId="1CDBB10A" w14:textId="77777777" w:rsidR="001D038B" w:rsidRPr="003A7324" w:rsidRDefault="00FD225B" w:rsidP="003A7324">
      <w:pPr>
        <w:pStyle w:val="CVListItem"/>
        <w:numPr>
          <w:ilvl w:val="0"/>
          <w:numId w:val="29"/>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International academic partnership engagements. Featured as faculty liaison and member of the Tulane delegation supporting collaboration and partnership agreements with multiple Ghanaian institutions:</w:t>
      </w:r>
    </w:p>
    <w:p w14:paraId="33237BB1" w14:textId="77777777" w:rsidR="00421444" w:rsidRPr="003A7324" w:rsidRDefault="00421444" w:rsidP="003A7324">
      <w:pPr>
        <w:pStyle w:val="CVListItem"/>
        <w:numPr>
          <w:ilvl w:val="0"/>
          <w:numId w:val="31"/>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lastRenderedPageBreak/>
        <w:t>Tulane University. “</w:t>
      </w:r>
      <w:r w:rsidRPr="003A7324">
        <w:rPr>
          <w:rFonts w:ascii="Times New Roman" w:hAnsi="Times New Roman"/>
          <w:b/>
          <w:bCs/>
          <w:i/>
          <w:iCs/>
          <w:sz w:val="24"/>
          <w:szCs w:val="24"/>
          <w:lang w:bidi="hi-IN"/>
        </w:rPr>
        <w:t>Celia Scott Weatherhead School develops academic relationships with schools in Ghana</w:t>
      </w:r>
      <w:r w:rsidRPr="003A7324">
        <w:rPr>
          <w:rFonts w:ascii="Times New Roman" w:hAnsi="Times New Roman"/>
          <w:sz w:val="24"/>
          <w:szCs w:val="24"/>
          <w:lang w:bidi="hi-IN"/>
        </w:rPr>
        <w:t xml:space="preserve">.” Celia Scott Weatherhead School of Public Health and Tropical Medicine News, Tulane University, 2025. Featured as faculty liaison and member of the Tulane delegation building academic relationships with Ghanaian institutions (including Ensign Global College, University of Ghana, KNUST, and University of Cape Coast). Available at: </w:t>
      </w:r>
      <w:hyperlink r:id="rId26" w:history="1">
        <w:r w:rsidRPr="003A7324">
          <w:rPr>
            <w:rStyle w:val="Hyperlink"/>
            <w:rFonts w:ascii="Times New Roman" w:hAnsi="Times New Roman"/>
            <w:sz w:val="24"/>
            <w:szCs w:val="24"/>
            <w:lang w:bidi="hi-IN"/>
          </w:rPr>
          <w:t>https://sph.tulane.edu/celia-scott-weatherhead-school-develops-academic-relationships-schools-ghana</w:t>
        </w:r>
      </w:hyperlink>
    </w:p>
    <w:p w14:paraId="734D0279" w14:textId="77777777" w:rsidR="00C80507" w:rsidRPr="003A7324" w:rsidRDefault="00FD225B" w:rsidP="003A7324">
      <w:pPr>
        <w:pStyle w:val="CVListItem"/>
        <w:keepNext/>
        <w:numPr>
          <w:ilvl w:val="0"/>
          <w:numId w:val="31"/>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 xml:space="preserve">Ensign Global University and Tulane University  sign memorandum of understanding, featured in </w:t>
      </w:r>
      <w:r w:rsidRPr="003A7324">
        <w:rPr>
          <w:rFonts w:ascii="Times New Roman" w:hAnsi="Times New Roman"/>
          <w:i/>
          <w:iCs/>
          <w:sz w:val="24"/>
          <w:szCs w:val="24"/>
          <w:lang w:bidi="hi-IN"/>
        </w:rPr>
        <w:t>Graphic Communications Group Ltd.</w:t>
      </w:r>
      <w:r w:rsidRPr="003A7324">
        <w:rPr>
          <w:rFonts w:ascii="Times New Roman" w:hAnsi="Times New Roman"/>
          <w:sz w:val="24"/>
          <w:szCs w:val="24"/>
          <w:lang w:bidi="hi-IN"/>
        </w:rPr>
        <w:t xml:space="preserve"> and </w:t>
      </w:r>
      <w:r w:rsidRPr="003A7324">
        <w:rPr>
          <w:rFonts w:ascii="Times New Roman" w:hAnsi="Times New Roman"/>
          <w:i/>
          <w:iCs/>
          <w:sz w:val="24"/>
          <w:szCs w:val="24"/>
          <w:lang w:bidi="hi-IN"/>
        </w:rPr>
        <w:t>Ghana Webbers</w:t>
      </w:r>
      <w:r w:rsidRPr="003A7324">
        <w:rPr>
          <w:rFonts w:ascii="Times New Roman" w:hAnsi="Times New Roman"/>
          <w:sz w:val="24"/>
          <w:szCs w:val="24"/>
          <w:lang w:bidi="hi-IN"/>
        </w:rPr>
        <w:t xml:space="preserve"> (e.g., “</w:t>
      </w:r>
      <w:r w:rsidRPr="003A7324">
        <w:rPr>
          <w:rFonts w:ascii="Times New Roman" w:hAnsi="Times New Roman"/>
          <w:b/>
          <w:bCs/>
          <w:i/>
          <w:iCs/>
          <w:sz w:val="24"/>
          <w:szCs w:val="24"/>
          <w:lang w:bidi="hi-IN"/>
        </w:rPr>
        <w:t>Ghana News: Ensign Global–Tulane University sign MoU</w:t>
      </w:r>
      <w:r w:rsidRPr="003A7324">
        <w:rPr>
          <w:rFonts w:ascii="Times New Roman" w:hAnsi="Times New Roman"/>
          <w:sz w:val="24"/>
          <w:szCs w:val="24"/>
          <w:lang w:bidi="hi-IN"/>
        </w:rPr>
        <w:t xml:space="preserve">”). Available at: </w:t>
      </w:r>
      <w:hyperlink r:id="rId27" w:history="1">
        <w:r w:rsidRPr="003A7324">
          <w:rPr>
            <w:rStyle w:val="Hyperlink"/>
            <w:rFonts w:ascii="Times New Roman" w:hAnsi="Times New Roman"/>
            <w:sz w:val="24"/>
            <w:szCs w:val="24"/>
            <w:lang w:bidi="hi-IN"/>
          </w:rPr>
          <w:t>https://www.graphic.com.gh/news/general-news/ghana-news-ensign-global-tulane-university-sign-mou.html</w:t>
        </w:r>
      </w:hyperlink>
    </w:p>
    <w:p w14:paraId="6C64DF9B" w14:textId="77777777" w:rsidR="00452340" w:rsidRPr="003A7324" w:rsidRDefault="00FD225B" w:rsidP="003A7324">
      <w:pPr>
        <w:pStyle w:val="CVListContinued"/>
        <w:spacing w:line="360" w:lineRule="auto"/>
        <w:rPr>
          <w:rFonts w:ascii="Times New Roman" w:hAnsi="Times New Roman"/>
          <w:sz w:val="24"/>
          <w:szCs w:val="24"/>
          <w:lang w:bidi="hi-IN"/>
        </w:rPr>
      </w:pPr>
      <w:r w:rsidRPr="003A7324">
        <w:rPr>
          <w:rFonts w:ascii="Times New Roman" w:hAnsi="Times New Roman"/>
          <w:sz w:val="24"/>
          <w:szCs w:val="24"/>
          <w:lang w:bidi="hi-IN"/>
        </w:rPr>
        <w:t xml:space="preserve">and </w:t>
      </w:r>
      <w:hyperlink r:id="rId28" w:history="1">
        <w:r w:rsidRPr="003A7324">
          <w:rPr>
            <w:rStyle w:val="Hyperlink"/>
            <w:rFonts w:ascii="Times New Roman" w:hAnsi="Times New Roman"/>
            <w:sz w:val="24"/>
            <w:szCs w:val="24"/>
            <w:lang w:bidi="hi-IN"/>
          </w:rPr>
          <w:t>https://www.ghanawebbers.com/GhanaHomePage/NewsArchive/Ensign-Global-Tulane-University-sign-MoU-2063578</w:t>
        </w:r>
      </w:hyperlink>
    </w:p>
    <w:p w14:paraId="74E31CB0" w14:textId="77777777" w:rsidR="00264946" w:rsidRPr="003A7324" w:rsidRDefault="00FD225B" w:rsidP="003A7324">
      <w:pPr>
        <w:pStyle w:val="CVListItem"/>
        <w:numPr>
          <w:ilvl w:val="0"/>
          <w:numId w:val="31"/>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University of Ghana and Tulane University partnership, featured in University of Ghana School of Public Health news (“</w:t>
      </w:r>
      <w:r w:rsidRPr="003A7324">
        <w:rPr>
          <w:rFonts w:ascii="Times New Roman" w:hAnsi="Times New Roman"/>
          <w:b/>
          <w:bCs/>
          <w:i/>
          <w:iCs/>
          <w:sz w:val="24"/>
          <w:szCs w:val="24"/>
          <w:lang w:bidi="hi-IN"/>
        </w:rPr>
        <w:t>University of Ghana meets Tulane University</w:t>
      </w:r>
      <w:r w:rsidRPr="003A7324">
        <w:rPr>
          <w:rFonts w:ascii="Times New Roman" w:hAnsi="Times New Roman"/>
          <w:sz w:val="24"/>
          <w:szCs w:val="24"/>
          <w:lang w:bidi="hi-IN"/>
        </w:rPr>
        <w:t xml:space="preserve">”). Available at: </w:t>
      </w:r>
      <w:hyperlink r:id="rId29" w:history="1">
        <w:r w:rsidRPr="003A7324">
          <w:rPr>
            <w:rStyle w:val="Hyperlink"/>
            <w:rFonts w:ascii="Times New Roman" w:hAnsi="Times New Roman"/>
            <w:sz w:val="24"/>
            <w:szCs w:val="24"/>
            <w:lang w:bidi="hi-IN"/>
          </w:rPr>
          <w:t>https://publichealth.ug.edu.gh/events/university-ghana-meets-tulane-university</w:t>
        </w:r>
      </w:hyperlink>
    </w:p>
    <w:p w14:paraId="47D094FB" w14:textId="77777777" w:rsidR="00264946" w:rsidRPr="003A7324" w:rsidRDefault="00FD225B" w:rsidP="003A7324">
      <w:pPr>
        <w:pStyle w:val="CVListItem"/>
        <w:numPr>
          <w:ilvl w:val="0"/>
          <w:numId w:val="31"/>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Kwame Nkrumah University of Science and Technology (KNUST) and Tulane University memorandum of understanding, featured in KNUST News (“</w:t>
      </w:r>
      <w:r w:rsidRPr="003A7324">
        <w:rPr>
          <w:rFonts w:ascii="Times New Roman" w:hAnsi="Times New Roman"/>
          <w:b/>
          <w:bCs/>
          <w:sz w:val="24"/>
          <w:szCs w:val="24"/>
          <w:lang w:bidi="hi-IN"/>
        </w:rPr>
        <w:t>KNUST, Tulane University Sign MoU to Deepen Academic Collaboration</w:t>
      </w:r>
      <w:r w:rsidRPr="003A7324">
        <w:rPr>
          <w:rFonts w:ascii="Times New Roman" w:hAnsi="Times New Roman"/>
          <w:sz w:val="24"/>
          <w:szCs w:val="24"/>
          <w:lang w:bidi="hi-IN"/>
        </w:rPr>
        <w:t xml:space="preserve">”). Available at: </w:t>
      </w:r>
      <w:hyperlink r:id="rId30" w:history="1">
        <w:r w:rsidRPr="003A7324">
          <w:rPr>
            <w:rStyle w:val="Hyperlink"/>
            <w:rFonts w:ascii="Times New Roman" w:hAnsi="Times New Roman"/>
            <w:sz w:val="24"/>
            <w:szCs w:val="24"/>
            <w:lang w:bidi="hi-IN"/>
          </w:rPr>
          <w:t>https://www.knust.edu.gh/news/news-items/knust-tulane-university-sign-mou-deepen-academic-collaboration</w:t>
        </w:r>
      </w:hyperlink>
      <w:r w:rsidRPr="003A7324">
        <w:rPr>
          <w:rFonts w:ascii="Times New Roman" w:hAnsi="Times New Roman"/>
          <w:sz w:val="24"/>
          <w:szCs w:val="24"/>
          <w:lang w:bidi="hi-IN"/>
        </w:rPr>
        <w:t xml:space="preserve"> </w:t>
      </w:r>
    </w:p>
    <w:p w14:paraId="27F04391" w14:textId="77777777" w:rsidR="00D61682" w:rsidRPr="003A7324" w:rsidRDefault="00FD225B" w:rsidP="003A7324">
      <w:pPr>
        <w:pStyle w:val="CVListItem"/>
        <w:numPr>
          <w:ilvl w:val="0"/>
          <w:numId w:val="31"/>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University of Cape Coast and Tulane University partnership, featured in University of Cape Coast News (“</w:t>
      </w:r>
      <w:r w:rsidRPr="003A7324">
        <w:rPr>
          <w:rFonts w:ascii="Times New Roman" w:hAnsi="Times New Roman"/>
          <w:b/>
          <w:bCs/>
          <w:i/>
          <w:iCs/>
          <w:sz w:val="24"/>
          <w:szCs w:val="24"/>
          <w:lang w:bidi="hi-IN"/>
        </w:rPr>
        <w:t>UCC, University of Cincinnati, and Tulane University meet to deepen academic and research partnerships</w:t>
      </w:r>
      <w:r w:rsidRPr="003A7324">
        <w:rPr>
          <w:rFonts w:ascii="Times New Roman" w:hAnsi="Times New Roman"/>
          <w:sz w:val="24"/>
          <w:szCs w:val="24"/>
          <w:lang w:bidi="hi-IN"/>
        </w:rPr>
        <w:t xml:space="preserve">”). Available at: </w:t>
      </w:r>
      <w:hyperlink r:id="rId31" w:history="1">
        <w:r w:rsidRPr="003A7324">
          <w:rPr>
            <w:rStyle w:val="Hyperlink"/>
            <w:rFonts w:ascii="Times New Roman" w:hAnsi="Times New Roman"/>
            <w:sz w:val="24"/>
            <w:szCs w:val="24"/>
            <w:lang w:bidi="hi-IN"/>
          </w:rPr>
          <w:t>https://www.ucc.edu.gh/news/ucc-university-cincinnati-and-tulane-university-meet-deepen-academic-and-research-partnerships</w:t>
        </w:r>
      </w:hyperlink>
    </w:p>
    <w:p w14:paraId="475CD81C" w14:textId="77777777" w:rsidR="00FD225B" w:rsidRPr="003A7324" w:rsidRDefault="00FD225B" w:rsidP="003A7324">
      <w:pPr>
        <w:pStyle w:val="CVListItem"/>
        <w:numPr>
          <w:ilvl w:val="0"/>
          <w:numId w:val="29"/>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lastRenderedPageBreak/>
        <w:t>Tulane University. “</w:t>
      </w:r>
      <w:r w:rsidRPr="003A7324">
        <w:rPr>
          <w:rFonts w:ascii="Times New Roman" w:hAnsi="Times New Roman"/>
          <w:b/>
          <w:bCs/>
          <w:i/>
          <w:iCs/>
          <w:sz w:val="24"/>
          <w:szCs w:val="24"/>
          <w:lang w:bidi="hi-IN"/>
        </w:rPr>
        <w:t>Demystifying AI in Public Health</w:t>
      </w:r>
      <w:r w:rsidRPr="003A7324">
        <w:rPr>
          <w:rFonts w:ascii="Times New Roman" w:hAnsi="Times New Roman"/>
          <w:sz w:val="24"/>
          <w:szCs w:val="24"/>
          <w:lang w:bidi="hi-IN"/>
        </w:rPr>
        <w:t xml:space="preserve">.” </w:t>
      </w:r>
      <w:r w:rsidRPr="003A7324">
        <w:rPr>
          <w:rFonts w:ascii="Times New Roman" w:hAnsi="Times New Roman"/>
          <w:i/>
          <w:iCs/>
          <w:sz w:val="24"/>
          <w:szCs w:val="24"/>
          <w:lang w:bidi="hi-IN"/>
        </w:rPr>
        <w:t>Celia Scott Weatherhead School of Public Health and Tropical Medicine</w:t>
      </w:r>
      <w:r w:rsidRPr="003A7324">
        <w:rPr>
          <w:rFonts w:ascii="Times New Roman" w:hAnsi="Times New Roman"/>
          <w:sz w:val="24"/>
          <w:szCs w:val="24"/>
          <w:lang w:bidi="hi-IN"/>
        </w:rPr>
        <w:t>, 2025 (symposium held September 5, 2024; coverage published 2025). Faculty co-organizer, featured speaker and panel moderator (Dr. Samuel Kakraba), providing an overview of machine learning applications in public health, addressing ethical implementation and model bias reduction, and delivering a featured presentation on “</w:t>
      </w:r>
      <w:r w:rsidRPr="003A7324">
        <w:rPr>
          <w:rFonts w:ascii="Times New Roman" w:hAnsi="Times New Roman"/>
          <w:b/>
          <w:bCs/>
          <w:i/>
          <w:iCs/>
          <w:sz w:val="24"/>
          <w:szCs w:val="24"/>
          <w:lang w:bidi="hi-IN"/>
        </w:rPr>
        <w:t>Design and implementation of scalable and equitable AI/ML workflows for population-health measurement and disease diagnostics to improve public health outcomes in low-resource settings</w:t>
      </w:r>
      <w:r w:rsidRPr="003A7324">
        <w:rPr>
          <w:rFonts w:ascii="Times New Roman" w:hAnsi="Times New Roman"/>
          <w:sz w:val="24"/>
          <w:szCs w:val="24"/>
          <w:lang w:bidi="hi-IN"/>
        </w:rPr>
        <w:t xml:space="preserve">.” Available at: </w:t>
      </w:r>
      <w:hyperlink r:id="rId32" w:history="1">
        <w:r w:rsidRPr="003A7324">
          <w:rPr>
            <w:rStyle w:val="Hyperlink"/>
            <w:rFonts w:ascii="Times New Roman" w:hAnsi="Times New Roman"/>
            <w:sz w:val="24"/>
            <w:szCs w:val="24"/>
            <w:lang w:bidi="hi-IN"/>
          </w:rPr>
          <w:t>https://sph.tulane.edu/demystifying-ai-public-health</w:t>
        </w:r>
      </w:hyperlink>
    </w:p>
    <w:p w14:paraId="4FDB7A1F" w14:textId="77777777" w:rsidR="00FD225B" w:rsidRPr="003A7324" w:rsidRDefault="00FD225B" w:rsidP="003A7324">
      <w:pPr>
        <w:pStyle w:val="CVYear"/>
        <w:spacing w:line="360" w:lineRule="auto"/>
        <w:rPr>
          <w:rFonts w:ascii="Times New Roman" w:hAnsi="Times New Roman"/>
          <w:bCs/>
          <w:sz w:val="24"/>
          <w:szCs w:val="24"/>
          <w:lang w:bidi="hi-IN"/>
        </w:rPr>
      </w:pPr>
      <w:r w:rsidRPr="003A7324">
        <w:rPr>
          <w:rFonts w:ascii="Times New Roman" w:hAnsi="Times New Roman"/>
          <w:bCs/>
          <w:sz w:val="24"/>
          <w:szCs w:val="24"/>
          <w:lang w:bidi="hi-IN"/>
        </w:rPr>
        <w:t>2024</w:t>
      </w:r>
    </w:p>
    <w:p w14:paraId="31E8C9D5" w14:textId="77777777" w:rsidR="00D655FD" w:rsidRPr="003A7324" w:rsidRDefault="00FD225B" w:rsidP="003A7324">
      <w:pPr>
        <w:pStyle w:val="CVListItem"/>
        <w:numPr>
          <w:ilvl w:val="0"/>
          <w:numId w:val="29"/>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UAMS News. “</w:t>
      </w:r>
      <w:r w:rsidRPr="003A7324">
        <w:rPr>
          <w:rFonts w:ascii="Times New Roman" w:hAnsi="Times New Roman"/>
          <w:b/>
          <w:bCs/>
          <w:i/>
          <w:iCs/>
          <w:sz w:val="24"/>
          <w:szCs w:val="24"/>
          <w:lang w:bidi="hi-IN"/>
        </w:rPr>
        <w:t>Two Research Conferences Converge at UAMS for Young Scientists</w:t>
      </w:r>
      <w:r w:rsidRPr="003A7324">
        <w:rPr>
          <w:rFonts w:ascii="Times New Roman" w:hAnsi="Times New Roman"/>
          <w:sz w:val="24"/>
          <w:szCs w:val="24"/>
          <w:lang w:bidi="hi-IN"/>
        </w:rPr>
        <w:t xml:space="preserve">.” 2024. Featured for leadership of a machine learning workshop at a University of Arkansas for Medical Sciences research conference. Available at: </w:t>
      </w:r>
      <w:hyperlink r:id="rId33" w:history="1">
        <w:r w:rsidRPr="003A7324">
          <w:rPr>
            <w:rStyle w:val="Hyperlink"/>
            <w:rFonts w:ascii="Times New Roman" w:hAnsi="Times New Roman"/>
            <w:sz w:val="24"/>
            <w:szCs w:val="24"/>
            <w:lang w:bidi="hi-IN"/>
          </w:rPr>
          <w:t>https://news.uams.edu/2024/07/09/two-research-conferences-converge-at-uams-for-young-scientists</w:t>
        </w:r>
      </w:hyperlink>
    </w:p>
    <w:p w14:paraId="4A93D0A9" w14:textId="77777777" w:rsidR="00FD225B" w:rsidRPr="003A7324" w:rsidRDefault="00FD225B" w:rsidP="003A7324">
      <w:pPr>
        <w:pStyle w:val="CVYear"/>
        <w:spacing w:line="360" w:lineRule="auto"/>
        <w:rPr>
          <w:rFonts w:ascii="Times New Roman" w:hAnsi="Times New Roman"/>
          <w:bCs/>
          <w:sz w:val="24"/>
          <w:szCs w:val="24"/>
          <w:lang w:bidi="hi-IN"/>
        </w:rPr>
      </w:pPr>
      <w:r w:rsidRPr="003A7324">
        <w:rPr>
          <w:rFonts w:ascii="Times New Roman" w:hAnsi="Times New Roman"/>
          <w:bCs/>
          <w:sz w:val="24"/>
          <w:szCs w:val="24"/>
          <w:lang w:bidi="hi-IN"/>
        </w:rPr>
        <w:t>2019</w:t>
      </w:r>
    </w:p>
    <w:p w14:paraId="23B8CCE5" w14:textId="77777777" w:rsidR="00FD225B" w:rsidRPr="003A7324" w:rsidRDefault="00FD225B" w:rsidP="003A7324">
      <w:pPr>
        <w:pStyle w:val="CVListItem"/>
        <w:numPr>
          <w:ilvl w:val="0"/>
          <w:numId w:val="29"/>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UAMS School of Medicine. “</w:t>
      </w:r>
      <w:r w:rsidRPr="003A7324">
        <w:rPr>
          <w:rFonts w:ascii="Times New Roman" w:hAnsi="Times New Roman"/>
          <w:b/>
          <w:bCs/>
          <w:i/>
          <w:iCs/>
          <w:sz w:val="24"/>
          <w:szCs w:val="24"/>
          <w:lang w:bidi="hi-IN"/>
        </w:rPr>
        <w:t>UAMS Researchers Receive $1.8 Million to Study Common Mechanisms Shared by Alzheimer’s, Other Diseases</w:t>
      </w:r>
      <w:r w:rsidRPr="003A7324">
        <w:rPr>
          <w:rFonts w:ascii="Times New Roman" w:hAnsi="Times New Roman"/>
          <w:sz w:val="24"/>
          <w:szCs w:val="24"/>
          <w:lang w:bidi="hi-IN"/>
        </w:rPr>
        <w:t xml:space="preserve">.” 2019 (news article accessed 2021). Featured as graduate research assistant on a 1.8 million USD NIH grant studying shared mechanisms in Alzheimer’s disease and related conditions. Available at: </w:t>
      </w:r>
      <w:hyperlink r:id="rId34" w:history="1">
        <w:r w:rsidRPr="003A7324">
          <w:rPr>
            <w:rStyle w:val="Hyperlink"/>
            <w:rFonts w:ascii="Times New Roman" w:hAnsi="Times New Roman"/>
            <w:sz w:val="24"/>
            <w:szCs w:val="24"/>
            <w:lang w:bidi="hi-IN"/>
          </w:rPr>
          <w:t>https://medicine.uams.edu/blog/uams-researchers-receive-1-8-million-to-study-common-mechanisms-shared-by-alzheimers-other-diseases</w:t>
        </w:r>
      </w:hyperlink>
    </w:p>
    <w:p w14:paraId="03993D72" w14:textId="77777777" w:rsidR="00FD225B" w:rsidRPr="003A7324" w:rsidRDefault="00FD225B" w:rsidP="003A7324">
      <w:pPr>
        <w:pStyle w:val="CVYear"/>
        <w:spacing w:line="360" w:lineRule="auto"/>
        <w:rPr>
          <w:rFonts w:ascii="Times New Roman" w:hAnsi="Times New Roman"/>
          <w:bCs/>
          <w:sz w:val="24"/>
          <w:szCs w:val="24"/>
          <w:lang w:bidi="hi-IN"/>
        </w:rPr>
      </w:pPr>
      <w:r w:rsidRPr="003A7324">
        <w:rPr>
          <w:rFonts w:ascii="Times New Roman" w:hAnsi="Times New Roman"/>
          <w:bCs/>
          <w:sz w:val="24"/>
          <w:szCs w:val="24"/>
          <w:lang w:bidi="hi-IN"/>
        </w:rPr>
        <w:t>2016</w:t>
      </w:r>
    </w:p>
    <w:p w14:paraId="28D6E022" w14:textId="77777777" w:rsidR="00FD225B" w:rsidRPr="003A7324" w:rsidRDefault="00FD225B" w:rsidP="003A7324">
      <w:pPr>
        <w:pStyle w:val="CVListItem"/>
        <w:numPr>
          <w:ilvl w:val="0"/>
          <w:numId w:val="29"/>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 xml:space="preserve">East Tennessee State University Graduate School. </w:t>
      </w:r>
      <w:r w:rsidRPr="003A7324">
        <w:rPr>
          <w:rFonts w:ascii="Times New Roman" w:hAnsi="Times New Roman"/>
          <w:i/>
          <w:iCs/>
          <w:sz w:val="24"/>
          <w:szCs w:val="24"/>
          <w:lang w:bidi="hi-IN"/>
        </w:rPr>
        <w:t>Illuminated Magazine</w:t>
      </w:r>
      <w:r w:rsidRPr="003A7324">
        <w:rPr>
          <w:rFonts w:ascii="Times New Roman" w:hAnsi="Times New Roman"/>
          <w:sz w:val="24"/>
          <w:szCs w:val="24"/>
          <w:lang w:bidi="hi-IN"/>
        </w:rPr>
        <w:t xml:space="preserve"> (2016). </w:t>
      </w:r>
      <w:r w:rsidRPr="003A7324">
        <w:rPr>
          <w:rFonts w:ascii="Times New Roman" w:hAnsi="Times New Roman"/>
          <w:b/>
          <w:bCs/>
          <w:i/>
          <w:iCs/>
          <w:sz w:val="24"/>
          <w:szCs w:val="24"/>
          <w:lang w:bidi="hi-IN"/>
        </w:rPr>
        <w:t>Graduate School alumni spotlight highlighting alumni achievements and career updates</w:t>
      </w:r>
      <w:r w:rsidRPr="003A7324">
        <w:rPr>
          <w:rFonts w:ascii="Times New Roman" w:hAnsi="Times New Roman"/>
          <w:sz w:val="24"/>
          <w:szCs w:val="24"/>
          <w:lang w:bidi="hi-IN"/>
        </w:rPr>
        <w:t xml:space="preserve">, featuring Dr. Samuel Kakraba. Available at: </w:t>
      </w:r>
      <w:hyperlink r:id="rId35" w:history="1">
        <w:r w:rsidRPr="003A7324">
          <w:rPr>
            <w:rStyle w:val="Hyperlink"/>
            <w:rFonts w:ascii="Times New Roman" w:hAnsi="Times New Roman"/>
            <w:sz w:val="24"/>
            <w:szCs w:val="24"/>
            <w:lang w:bidi="hi-IN"/>
          </w:rPr>
          <w:t>https://dc.etsu.edu/illuminated/3</w:t>
        </w:r>
      </w:hyperlink>
    </w:p>
    <w:p w14:paraId="56614826" w14:textId="77777777" w:rsidR="00F662EA" w:rsidRPr="00E57984" w:rsidRDefault="00FD225B" w:rsidP="003A7324">
      <w:pPr>
        <w:pStyle w:val="CVListItem"/>
        <w:numPr>
          <w:ilvl w:val="0"/>
          <w:numId w:val="29"/>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 xml:space="preserve">ETSU NSA REU Final Report (2016). SMAaRT-Math program </w:t>
      </w:r>
      <w:proofErr w:type="gramStart"/>
      <w:r w:rsidRPr="003A7324">
        <w:rPr>
          <w:rFonts w:ascii="Times New Roman" w:hAnsi="Times New Roman"/>
          <w:sz w:val="24"/>
          <w:szCs w:val="24"/>
          <w:lang w:bidi="hi-IN"/>
        </w:rPr>
        <w:t>feature on</w:t>
      </w:r>
      <w:proofErr w:type="gramEnd"/>
      <w:r w:rsidRPr="003A7324">
        <w:rPr>
          <w:rFonts w:ascii="Times New Roman" w:hAnsi="Times New Roman"/>
          <w:sz w:val="24"/>
          <w:szCs w:val="24"/>
          <w:lang w:bidi="hi-IN"/>
        </w:rPr>
        <w:t xml:space="preserve"> Strengthening Minorities Achievements via Research Training in Mathematics, highlighting a research presentation on protein aggregation by Samuel Kakraba. Available at: </w:t>
      </w:r>
      <w:hyperlink r:id="rId36" w:history="1">
        <w:r w:rsidRPr="003A7324">
          <w:rPr>
            <w:rStyle w:val="Hyperlink"/>
            <w:rFonts w:ascii="Times New Roman" w:hAnsi="Times New Roman"/>
            <w:sz w:val="24"/>
            <w:szCs w:val="24"/>
            <w:lang w:bidi="hi-IN"/>
          </w:rPr>
          <w:t>https://static1.squarespace.com/static/5e9b687d5c9c9e499bb04b9d/t/5ec1606eaa8738407dcaf72c/1589731446009/Report+ETSU+NSA+REU.pdf</w:t>
        </w:r>
      </w:hyperlink>
    </w:p>
    <w:p w14:paraId="5E97CECD" w14:textId="77777777" w:rsidR="00E57984" w:rsidRDefault="00E57984" w:rsidP="00E57984">
      <w:pPr>
        <w:pStyle w:val="CVListItem"/>
        <w:spacing w:line="360" w:lineRule="auto"/>
        <w:rPr>
          <w:rFonts w:ascii="Times New Roman" w:hAnsi="Times New Roman"/>
          <w:sz w:val="24"/>
          <w:szCs w:val="24"/>
          <w:lang w:bidi="hi-IN"/>
        </w:rPr>
      </w:pPr>
    </w:p>
    <w:p w14:paraId="0071821A" w14:textId="77777777" w:rsidR="00E57984" w:rsidRDefault="00E57984" w:rsidP="00E57984">
      <w:pPr>
        <w:pStyle w:val="CVListItem"/>
        <w:spacing w:line="360" w:lineRule="auto"/>
        <w:rPr>
          <w:rFonts w:ascii="Times New Roman" w:hAnsi="Times New Roman"/>
          <w:sz w:val="24"/>
          <w:szCs w:val="24"/>
          <w:lang w:bidi="hi-IN"/>
        </w:rPr>
      </w:pPr>
    </w:p>
    <w:p w14:paraId="0C6A5331" w14:textId="77777777" w:rsidR="00E57984" w:rsidRDefault="00E57984" w:rsidP="00E57984">
      <w:pPr>
        <w:pStyle w:val="CVListItem"/>
        <w:spacing w:line="360" w:lineRule="auto"/>
        <w:rPr>
          <w:rFonts w:ascii="Times New Roman" w:hAnsi="Times New Roman"/>
          <w:sz w:val="24"/>
          <w:szCs w:val="24"/>
          <w:lang w:bidi="hi-IN"/>
        </w:rPr>
      </w:pPr>
    </w:p>
    <w:p w14:paraId="1712ABE9" w14:textId="77777777" w:rsidR="00E57984" w:rsidRDefault="00E57984" w:rsidP="00E57984">
      <w:pPr>
        <w:pStyle w:val="CVListItem"/>
        <w:spacing w:line="360" w:lineRule="auto"/>
        <w:rPr>
          <w:rFonts w:ascii="Times New Roman" w:hAnsi="Times New Roman"/>
          <w:sz w:val="24"/>
          <w:szCs w:val="24"/>
          <w:lang w:bidi="hi-IN"/>
        </w:rPr>
      </w:pPr>
    </w:p>
    <w:p w14:paraId="0AC9DCA2" w14:textId="77777777" w:rsidR="00E57984" w:rsidRDefault="00E57984" w:rsidP="00E57984">
      <w:pPr>
        <w:pStyle w:val="CVListItem"/>
        <w:spacing w:line="360" w:lineRule="auto"/>
        <w:rPr>
          <w:rFonts w:ascii="Times New Roman" w:hAnsi="Times New Roman"/>
          <w:sz w:val="24"/>
          <w:szCs w:val="24"/>
          <w:lang w:bidi="hi-IN"/>
        </w:rPr>
      </w:pPr>
    </w:p>
    <w:p w14:paraId="169CAC90" w14:textId="77777777" w:rsidR="00E57984" w:rsidRDefault="00E57984" w:rsidP="00E57984">
      <w:pPr>
        <w:pStyle w:val="CVListItem"/>
        <w:spacing w:line="360" w:lineRule="auto"/>
        <w:rPr>
          <w:rFonts w:ascii="Times New Roman" w:hAnsi="Times New Roman"/>
          <w:sz w:val="24"/>
          <w:szCs w:val="24"/>
          <w:lang w:bidi="hi-IN"/>
        </w:rPr>
      </w:pPr>
    </w:p>
    <w:p w14:paraId="50750808" w14:textId="77777777" w:rsidR="00E57984" w:rsidRDefault="00E57984" w:rsidP="00E57984">
      <w:pPr>
        <w:pStyle w:val="CVListItem"/>
        <w:spacing w:line="360" w:lineRule="auto"/>
        <w:rPr>
          <w:rFonts w:ascii="Times New Roman" w:hAnsi="Times New Roman"/>
          <w:sz w:val="24"/>
          <w:szCs w:val="24"/>
          <w:lang w:bidi="hi-IN"/>
        </w:rPr>
      </w:pPr>
    </w:p>
    <w:p w14:paraId="122CFA29" w14:textId="77777777" w:rsidR="00E57984" w:rsidRDefault="00E57984" w:rsidP="00E57984">
      <w:pPr>
        <w:pStyle w:val="CVListItem"/>
        <w:spacing w:line="360" w:lineRule="auto"/>
        <w:rPr>
          <w:rFonts w:ascii="Times New Roman" w:hAnsi="Times New Roman"/>
          <w:sz w:val="24"/>
          <w:szCs w:val="24"/>
          <w:lang w:bidi="hi-IN"/>
        </w:rPr>
      </w:pPr>
    </w:p>
    <w:p w14:paraId="409A6582" w14:textId="77777777" w:rsidR="00E57984" w:rsidRDefault="00E57984" w:rsidP="00E57984">
      <w:pPr>
        <w:pStyle w:val="CVListItem"/>
        <w:spacing w:line="360" w:lineRule="auto"/>
        <w:rPr>
          <w:rFonts w:ascii="Times New Roman" w:hAnsi="Times New Roman"/>
          <w:sz w:val="24"/>
          <w:szCs w:val="24"/>
          <w:lang w:bidi="hi-IN"/>
        </w:rPr>
      </w:pPr>
    </w:p>
    <w:p w14:paraId="50902A5E" w14:textId="77777777" w:rsidR="00E57984" w:rsidRDefault="00E57984" w:rsidP="00E57984">
      <w:pPr>
        <w:pStyle w:val="CVListItem"/>
        <w:spacing w:line="360" w:lineRule="auto"/>
        <w:rPr>
          <w:rFonts w:ascii="Times New Roman" w:hAnsi="Times New Roman"/>
          <w:sz w:val="24"/>
          <w:szCs w:val="24"/>
          <w:lang w:bidi="hi-IN"/>
        </w:rPr>
      </w:pPr>
    </w:p>
    <w:p w14:paraId="7BA271D1" w14:textId="77777777" w:rsidR="00E57984" w:rsidRDefault="00E57984" w:rsidP="00E57984">
      <w:pPr>
        <w:pStyle w:val="CVListItem"/>
        <w:spacing w:line="360" w:lineRule="auto"/>
        <w:rPr>
          <w:rFonts w:ascii="Times New Roman" w:hAnsi="Times New Roman"/>
          <w:sz w:val="24"/>
          <w:szCs w:val="24"/>
          <w:lang w:bidi="hi-IN"/>
        </w:rPr>
      </w:pPr>
    </w:p>
    <w:p w14:paraId="5DC8014D" w14:textId="77777777" w:rsidR="00E57984" w:rsidRDefault="00E57984" w:rsidP="00E57984">
      <w:pPr>
        <w:pStyle w:val="CVListItem"/>
        <w:spacing w:line="360" w:lineRule="auto"/>
        <w:rPr>
          <w:rFonts w:ascii="Times New Roman" w:hAnsi="Times New Roman"/>
          <w:sz w:val="24"/>
          <w:szCs w:val="24"/>
          <w:lang w:bidi="hi-IN"/>
        </w:rPr>
      </w:pPr>
    </w:p>
    <w:p w14:paraId="1F4871A7" w14:textId="77777777" w:rsidR="00E57984" w:rsidRDefault="00E57984" w:rsidP="00E57984">
      <w:pPr>
        <w:pStyle w:val="CVListItem"/>
        <w:spacing w:line="360" w:lineRule="auto"/>
        <w:rPr>
          <w:rFonts w:ascii="Times New Roman" w:hAnsi="Times New Roman"/>
          <w:sz w:val="24"/>
          <w:szCs w:val="24"/>
          <w:lang w:bidi="hi-IN"/>
        </w:rPr>
      </w:pPr>
    </w:p>
    <w:p w14:paraId="6D19C4CD" w14:textId="77777777" w:rsidR="006F1299" w:rsidRPr="003A7324" w:rsidRDefault="00344208" w:rsidP="003A7324">
      <w:pPr>
        <w:pStyle w:val="CVPartHeading"/>
        <w:spacing w:line="360" w:lineRule="auto"/>
        <w:rPr>
          <w:rFonts w:ascii="Times New Roman" w:hAnsi="Times New Roman"/>
        </w:rPr>
      </w:pPr>
      <w:r w:rsidRPr="003A7324">
        <w:rPr>
          <w:rFonts w:ascii="Times New Roman" w:hAnsi="Times New Roman"/>
        </w:rPr>
        <w:t>B. TEACHING</w:t>
      </w:r>
    </w:p>
    <w:p w14:paraId="109FD500" w14:textId="77777777" w:rsidR="006F1299" w:rsidRPr="003A7324" w:rsidRDefault="00344208" w:rsidP="003A7324">
      <w:pPr>
        <w:spacing w:line="360" w:lineRule="auto"/>
        <w:rPr>
          <w:rFonts w:ascii="Times New Roman" w:hAnsi="Times New Roman"/>
          <w:sz w:val="24"/>
          <w:szCs w:val="24"/>
        </w:rPr>
      </w:pPr>
      <w:r w:rsidRPr="003A7324">
        <w:rPr>
          <w:rFonts w:ascii="Times New Roman" w:hAnsi="Times New Roman"/>
          <w:sz w:val="24"/>
          <w:szCs w:val="24"/>
        </w:rPr>
        <w:t>I have taught over 20 different courses across 4 universities in the USA since my initial university teaching appointment, including courses at the graduate and undergraduate levels.</w:t>
      </w:r>
    </w:p>
    <w:p w14:paraId="5EBB2376" w14:textId="77777777" w:rsidR="006F1299" w:rsidRPr="003A7324" w:rsidRDefault="00344208" w:rsidP="003A7324">
      <w:pPr>
        <w:pStyle w:val="CVTableCaption"/>
        <w:spacing w:line="360" w:lineRule="auto"/>
        <w:rPr>
          <w:rFonts w:ascii="Times New Roman" w:hAnsi="Times New Roman"/>
          <w:sz w:val="24"/>
          <w:szCs w:val="24"/>
        </w:rPr>
      </w:pPr>
      <w:r w:rsidRPr="003A7324">
        <w:rPr>
          <w:rFonts w:ascii="Times New Roman" w:hAnsi="Times New Roman"/>
          <w:sz w:val="24"/>
          <w:szCs w:val="24"/>
        </w:rPr>
        <w:lastRenderedPageBreak/>
        <w:t>Table 1. Courses taught at Department of Biostatistics and Data Science, Celia Scott Weatherhead School of Public Health and Tropical Medicine, Tulane University, New Orleans, LA, USA (2024–Present)</w:t>
      </w:r>
    </w:p>
    <w:tbl>
      <w:tblPr>
        <w:tblStyle w:val="TableGrid"/>
        <w:tblW w:w="0" w:type="auto"/>
        <w:jc w:val="center"/>
        <w:tblBorders>
          <w:top w:val="single" w:sz="8" w:space="0" w:color="1F3864"/>
          <w:left w:val="nil"/>
          <w:bottom w:val="single" w:sz="8" w:space="0" w:color="1F3864"/>
          <w:right w:val="nil"/>
          <w:insideH w:val="single" w:sz="4" w:space="0" w:color="BFBFBF"/>
          <w:insideV w:val="single" w:sz="4" w:space="0" w:color="D9D9D9"/>
        </w:tblBorders>
        <w:tblCellMar>
          <w:top w:w="40" w:type="dxa"/>
          <w:left w:w="85" w:type="dxa"/>
          <w:bottom w:w="40" w:type="dxa"/>
          <w:right w:w="85" w:type="dxa"/>
        </w:tblCellMar>
        <w:tblLook w:val="04A0" w:firstRow="1" w:lastRow="0" w:firstColumn="1" w:lastColumn="0" w:noHBand="0" w:noVBand="1"/>
      </w:tblPr>
      <w:tblGrid>
        <w:gridCol w:w="829"/>
        <w:gridCol w:w="1163"/>
        <w:gridCol w:w="2099"/>
        <w:gridCol w:w="1389"/>
        <w:gridCol w:w="1383"/>
        <w:gridCol w:w="1337"/>
        <w:gridCol w:w="1150"/>
      </w:tblGrid>
      <w:tr w:rsidR="00DC2541" w:rsidRPr="003A7324" w14:paraId="47F71CB7" w14:textId="77777777" w:rsidTr="00745B49">
        <w:trPr>
          <w:cantSplit/>
          <w:tblHeader/>
          <w:jc w:val="center"/>
        </w:trPr>
        <w:tc>
          <w:tcPr>
            <w:tcW w:w="829" w:type="dxa"/>
            <w:shd w:val="clear" w:color="auto" w:fill="DCE3EF"/>
          </w:tcPr>
          <w:p w14:paraId="4C4C4420" w14:textId="77777777" w:rsidR="00DC2541" w:rsidRPr="003A7324" w:rsidRDefault="00DC2541"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Year</w:t>
            </w:r>
          </w:p>
        </w:tc>
        <w:tc>
          <w:tcPr>
            <w:tcW w:w="1163" w:type="dxa"/>
            <w:shd w:val="clear" w:color="auto" w:fill="DCE3EF"/>
          </w:tcPr>
          <w:p w14:paraId="24DE6CCC" w14:textId="77777777" w:rsidR="00DC2541" w:rsidRPr="003A7324" w:rsidRDefault="00DC2541"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Semester</w:t>
            </w:r>
          </w:p>
        </w:tc>
        <w:tc>
          <w:tcPr>
            <w:tcW w:w="2099" w:type="dxa"/>
            <w:shd w:val="clear" w:color="auto" w:fill="DCE3EF"/>
          </w:tcPr>
          <w:p w14:paraId="04009A8A" w14:textId="77777777" w:rsidR="00DC2541" w:rsidRPr="003A7324" w:rsidRDefault="00DC2541"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Course</w:t>
            </w:r>
          </w:p>
        </w:tc>
        <w:tc>
          <w:tcPr>
            <w:tcW w:w="1389" w:type="dxa"/>
            <w:shd w:val="clear" w:color="auto" w:fill="DCE3EF"/>
          </w:tcPr>
          <w:p w14:paraId="26355E1A" w14:textId="77777777" w:rsidR="00DC2541" w:rsidRPr="003A7324" w:rsidRDefault="00DC2541"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Course code</w:t>
            </w:r>
          </w:p>
        </w:tc>
        <w:tc>
          <w:tcPr>
            <w:tcW w:w="1383" w:type="dxa"/>
            <w:shd w:val="clear" w:color="auto" w:fill="DCE3EF"/>
          </w:tcPr>
          <w:p w14:paraId="6867C73C" w14:textId="77777777" w:rsidR="00DC2541" w:rsidRPr="003A7324" w:rsidRDefault="00DC2541"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Level</w:t>
            </w:r>
          </w:p>
        </w:tc>
        <w:tc>
          <w:tcPr>
            <w:tcW w:w="1337" w:type="dxa"/>
            <w:shd w:val="clear" w:color="auto" w:fill="DCE3EF"/>
          </w:tcPr>
          <w:p w14:paraId="7053470C" w14:textId="77777777" w:rsidR="00DC2541" w:rsidRPr="003A7324" w:rsidRDefault="00DC2541"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Credits</w:t>
            </w:r>
          </w:p>
        </w:tc>
        <w:tc>
          <w:tcPr>
            <w:tcW w:w="1150" w:type="dxa"/>
            <w:shd w:val="clear" w:color="auto" w:fill="DCE3EF"/>
          </w:tcPr>
          <w:p w14:paraId="45D99A09" w14:textId="77777777" w:rsidR="00DC2541" w:rsidRPr="003A7324" w:rsidRDefault="00DC2541" w:rsidP="003A7324">
            <w:pPr>
              <w:keepNext/>
              <w:spacing w:before="20" w:after="20" w:line="360" w:lineRule="auto"/>
              <w:rPr>
                <w:rFonts w:ascii="Times New Roman" w:hAnsi="Times New Roman"/>
                <w:b/>
                <w:sz w:val="24"/>
                <w:szCs w:val="24"/>
              </w:rPr>
            </w:pPr>
            <w:r w:rsidRPr="003A7324">
              <w:rPr>
                <w:rFonts w:ascii="Times New Roman" w:hAnsi="Times New Roman"/>
                <w:b/>
                <w:color w:val="1F3864"/>
                <w:sz w:val="24"/>
                <w:szCs w:val="24"/>
              </w:rPr>
              <w:t>Modality</w:t>
            </w:r>
          </w:p>
        </w:tc>
      </w:tr>
      <w:tr w:rsidR="00745B49" w:rsidRPr="003A7324" w14:paraId="22467496" w14:textId="77777777" w:rsidTr="00745B49">
        <w:trPr>
          <w:cantSplit/>
          <w:jc w:val="center"/>
        </w:trPr>
        <w:tc>
          <w:tcPr>
            <w:tcW w:w="829" w:type="dxa"/>
          </w:tcPr>
          <w:p w14:paraId="6E158353"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2026</w:t>
            </w:r>
          </w:p>
        </w:tc>
        <w:tc>
          <w:tcPr>
            <w:tcW w:w="1163" w:type="dxa"/>
          </w:tcPr>
          <w:p w14:paraId="4A5C081B"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099" w:type="dxa"/>
          </w:tcPr>
          <w:p w14:paraId="47AFBE83"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Statistical Learning in Data Science</w:t>
            </w:r>
          </w:p>
        </w:tc>
        <w:tc>
          <w:tcPr>
            <w:tcW w:w="1389" w:type="dxa"/>
          </w:tcPr>
          <w:p w14:paraId="3C2C851A"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BIOS 7650</w:t>
            </w:r>
          </w:p>
        </w:tc>
        <w:tc>
          <w:tcPr>
            <w:tcW w:w="1383" w:type="dxa"/>
          </w:tcPr>
          <w:p w14:paraId="12FB044D"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Graduate</w:t>
            </w:r>
          </w:p>
        </w:tc>
        <w:tc>
          <w:tcPr>
            <w:tcW w:w="1337" w:type="dxa"/>
          </w:tcPr>
          <w:p w14:paraId="42E0A6E2"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1150" w:type="dxa"/>
          </w:tcPr>
          <w:p w14:paraId="3F6F0CAF"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745B49" w:rsidRPr="003A7324" w14:paraId="0D41F5E2" w14:textId="77777777" w:rsidTr="00745B49">
        <w:trPr>
          <w:cantSplit/>
          <w:jc w:val="center"/>
        </w:trPr>
        <w:tc>
          <w:tcPr>
            <w:tcW w:w="829" w:type="dxa"/>
            <w:shd w:val="clear" w:color="auto" w:fill="F5F7FB"/>
          </w:tcPr>
          <w:p w14:paraId="03F35E43"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2026</w:t>
            </w:r>
          </w:p>
        </w:tc>
        <w:tc>
          <w:tcPr>
            <w:tcW w:w="1163" w:type="dxa"/>
            <w:shd w:val="clear" w:color="auto" w:fill="F5F7FB"/>
          </w:tcPr>
          <w:p w14:paraId="2A73D38F"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2099" w:type="dxa"/>
            <w:shd w:val="clear" w:color="auto" w:fill="F5F7FB"/>
          </w:tcPr>
          <w:p w14:paraId="3887D6AA"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Introduction to Methods in Data Science</w:t>
            </w:r>
          </w:p>
        </w:tc>
        <w:tc>
          <w:tcPr>
            <w:tcW w:w="1389" w:type="dxa"/>
            <w:shd w:val="clear" w:color="auto" w:fill="F5F7FB"/>
          </w:tcPr>
          <w:p w14:paraId="4E42F6B2"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BIOS 6310</w:t>
            </w:r>
          </w:p>
        </w:tc>
        <w:tc>
          <w:tcPr>
            <w:tcW w:w="1383" w:type="dxa"/>
            <w:shd w:val="clear" w:color="auto" w:fill="F5F7FB"/>
          </w:tcPr>
          <w:p w14:paraId="79FEFAAE"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Graduate</w:t>
            </w:r>
          </w:p>
        </w:tc>
        <w:tc>
          <w:tcPr>
            <w:tcW w:w="1337" w:type="dxa"/>
            <w:shd w:val="clear" w:color="auto" w:fill="F5F7FB"/>
          </w:tcPr>
          <w:p w14:paraId="45E3D441"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1150" w:type="dxa"/>
            <w:shd w:val="clear" w:color="auto" w:fill="F5F7FB"/>
          </w:tcPr>
          <w:p w14:paraId="5052A2F2"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745B49" w:rsidRPr="003A7324" w14:paraId="0D98FBDC" w14:textId="77777777" w:rsidTr="00745B49">
        <w:trPr>
          <w:cantSplit/>
          <w:jc w:val="center"/>
        </w:trPr>
        <w:tc>
          <w:tcPr>
            <w:tcW w:w="829" w:type="dxa"/>
          </w:tcPr>
          <w:p w14:paraId="36829C05"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2025</w:t>
            </w:r>
          </w:p>
        </w:tc>
        <w:tc>
          <w:tcPr>
            <w:tcW w:w="1163" w:type="dxa"/>
          </w:tcPr>
          <w:p w14:paraId="4BA83924"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2099" w:type="dxa"/>
          </w:tcPr>
          <w:p w14:paraId="0FA5054E"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Introduction to Methods in Data Science</w:t>
            </w:r>
          </w:p>
        </w:tc>
        <w:tc>
          <w:tcPr>
            <w:tcW w:w="1389" w:type="dxa"/>
          </w:tcPr>
          <w:p w14:paraId="48C9320A"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BIOS 6310</w:t>
            </w:r>
          </w:p>
        </w:tc>
        <w:tc>
          <w:tcPr>
            <w:tcW w:w="1383" w:type="dxa"/>
          </w:tcPr>
          <w:p w14:paraId="69918604"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Graduate</w:t>
            </w:r>
          </w:p>
        </w:tc>
        <w:tc>
          <w:tcPr>
            <w:tcW w:w="1337" w:type="dxa"/>
          </w:tcPr>
          <w:p w14:paraId="0ECF463C"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1150" w:type="dxa"/>
          </w:tcPr>
          <w:p w14:paraId="40C62C29" w14:textId="77777777" w:rsidR="00745B49" w:rsidRPr="003A7324" w:rsidRDefault="00745B49" w:rsidP="003A7324">
            <w:pPr>
              <w:keepNext/>
              <w:spacing w:before="20" w:after="20" w:line="360" w:lineRule="auto"/>
              <w:rPr>
                <w:rFonts w:ascii="Times New Roman" w:hAnsi="Times New Roman"/>
                <w:sz w:val="24"/>
                <w:szCs w:val="24"/>
              </w:rPr>
            </w:pPr>
          </w:p>
        </w:tc>
      </w:tr>
      <w:tr w:rsidR="00745B49" w:rsidRPr="003A7324" w14:paraId="6DA7B416" w14:textId="77777777" w:rsidTr="00745B49">
        <w:trPr>
          <w:cantSplit/>
          <w:jc w:val="center"/>
        </w:trPr>
        <w:tc>
          <w:tcPr>
            <w:tcW w:w="829" w:type="dxa"/>
            <w:shd w:val="clear" w:color="auto" w:fill="F5F7FB"/>
          </w:tcPr>
          <w:p w14:paraId="4102EE07"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2025</w:t>
            </w:r>
          </w:p>
        </w:tc>
        <w:tc>
          <w:tcPr>
            <w:tcW w:w="1163" w:type="dxa"/>
            <w:shd w:val="clear" w:color="auto" w:fill="F5F7FB"/>
          </w:tcPr>
          <w:p w14:paraId="28726AD8"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099" w:type="dxa"/>
            <w:shd w:val="clear" w:color="auto" w:fill="F5F7FB"/>
          </w:tcPr>
          <w:p w14:paraId="4879B450"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Statistical Learning in Data Science</w:t>
            </w:r>
          </w:p>
        </w:tc>
        <w:tc>
          <w:tcPr>
            <w:tcW w:w="1389" w:type="dxa"/>
            <w:shd w:val="clear" w:color="auto" w:fill="F5F7FB"/>
          </w:tcPr>
          <w:p w14:paraId="000744B9"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BIOS 7650</w:t>
            </w:r>
          </w:p>
        </w:tc>
        <w:tc>
          <w:tcPr>
            <w:tcW w:w="1383" w:type="dxa"/>
            <w:shd w:val="clear" w:color="auto" w:fill="F5F7FB"/>
          </w:tcPr>
          <w:p w14:paraId="31E410A6"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Graduate</w:t>
            </w:r>
          </w:p>
        </w:tc>
        <w:tc>
          <w:tcPr>
            <w:tcW w:w="1337" w:type="dxa"/>
            <w:shd w:val="clear" w:color="auto" w:fill="F5F7FB"/>
          </w:tcPr>
          <w:p w14:paraId="155F86ED"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1150" w:type="dxa"/>
            <w:shd w:val="clear" w:color="auto" w:fill="F5F7FB"/>
          </w:tcPr>
          <w:p w14:paraId="0CC7F251"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745B49" w:rsidRPr="003A7324" w14:paraId="2DA71E4D" w14:textId="77777777" w:rsidTr="00745B49">
        <w:trPr>
          <w:cantSplit/>
          <w:jc w:val="center"/>
        </w:trPr>
        <w:tc>
          <w:tcPr>
            <w:tcW w:w="829" w:type="dxa"/>
          </w:tcPr>
          <w:p w14:paraId="55B4A5B4"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2025</w:t>
            </w:r>
          </w:p>
        </w:tc>
        <w:tc>
          <w:tcPr>
            <w:tcW w:w="1163" w:type="dxa"/>
          </w:tcPr>
          <w:p w14:paraId="0E45D205"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2099" w:type="dxa"/>
          </w:tcPr>
          <w:p w14:paraId="2796C550"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Introduction to Methods in Data Science *</w:t>
            </w:r>
          </w:p>
        </w:tc>
        <w:tc>
          <w:tcPr>
            <w:tcW w:w="1389" w:type="dxa"/>
          </w:tcPr>
          <w:p w14:paraId="5E1C4A14"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BIOS 6310</w:t>
            </w:r>
          </w:p>
        </w:tc>
        <w:tc>
          <w:tcPr>
            <w:tcW w:w="1383" w:type="dxa"/>
          </w:tcPr>
          <w:p w14:paraId="7E52CE0F"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Graduate</w:t>
            </w:r>
          </w:p>
        </w:tc>
        <w:tc>
          <w:tcPr>
            <w:tcW w:w="1337" w:type="dxa"/>
          </w:tcPr>
          <w:p w14:paraId="49B80BC3"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1150" w:type="dxa"/>
          </w:tcPr>
          <w:p w14:paraId="34A80A7D" w14:textId="77777777" w:rsidR="00745B49" w:rsidRPr="003A7324" w:rsidRDefault="00745B4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745B49" w:rsidRPr="003A7324" w14:paraId="7F3B98FE" w14:textId="77777777" w:rsidTr="00745B49">
        <w:trPr>
          <w:cantSplit/>
          <w:jc w:val="center"/>
        </w:trPr>
        <w:tc>
          <w:tcPr>
            <w:tcW w:w="829" w:type="dxa"/>
            <w:shd w:val="clear" w:color="auto" w:fill="F5F7FB"/>
          </w:tcPr>
          <w:p w14:paraId="7F422EFC" w14:textId="77777777" w:rsidR="00745B49" w:rsidRPr="003A7324" w:rsidRDefault="00745B49" w:rsidP="003A7324">
            <w:pPr>
              <w:spacing w:before="20" w:after="20" w:line="360" w:lineRule="auto"/>
              <w:rPr>
                <w:rFonts w:ascii="Times New Roman" w:hAnsi="Times New Roman"/>
                <w:sz w:val="24"/>
                <w:szCs w:val="24"/>
              </w:rPr>
            </w:pPr>
            <w:r w:rsidRPr="003A7324">
              <w:rPr>
                <w:rFonts w:ascii="Times New Roman" w:hAnsi="Times New Roman"/>
                <w:sz w:val="24"/>
                <w:szCs w:val="24"/>
              </w:rPr>
              <w:t>2024</w:t>
            </w:r>
          </w:p>
        </w:tc>
        <w:tc>
          <w:tcPr>
            <w:tcW w:w="1163" w:type="dxa"/>
            <w:shd w:val="clear" w:color="auto" w:fill="F5F7FB"/>
          </w:tcPr>
          <w:p w14:paraId="29117089" w14:textId="77777777" w:rsidR="00745B49" w:rsidRPr="003A7324" w:rsidRDefault="00745B49"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099" w:type="dxa"/>
            <w:shd w:val="clear" w:color="auto" w:fill="F5F7FB"/>
          </w:tcPr>
          <w:p w14:paraId="1D16FC55" w14:textId="77777777" w:rsidR="00745B49" w:rsidRPr="003A7324" w:rsidRDefault="00745B49" w:rsidP="003A7324">
            <w:pPr>
              <w:spacing w:before="20" w:after="20" w:line="360" w:lineRule="auto"/>
              <w:rPr>
                <w:rFonts w:ascii="Times New Roman" w:hAnsi="Times New Roman"/>
                <w:sz w:val="24"/>
                <w:szCs w:val="24"/>
              </w:rPr>
            </w:pPr>
            <w:r w:rsidRPr="003A7324">
              <w:rPr>
                <w:rFonts w:ascii="Times New Roman" w:hAnsi="Times New Roman"/>
                <w:sz w:val="24"/>
                <w:szCs w:val="24"/>
              </w:rPr>
              <w:t>Statistical Learning in Data Science</w:t>
            </w:r>
          </w:p>
        </w:tc>
        <w:tc>
          <w:tcPr>
            <w:tcW w:w="1389" w:type="dxa"/>
            <w:shd w:val="clear" w:color="auto" w:fill="F5F7FB"/>
          </w:tcPr>
          <w:p w14:paraId="15DB0413" w14:textId="77777777" w:rsidR="00745B49" w:rsidRPr="003A7324" w:rsidRDefault="00745B49" w:rsidP="003A7324">
            <w:pPr>
              <w:spacing w:before="20" w:after="20" w:line="360" w:lineRule="auto"/>
              <w:rPr>
                <w:rFonts w:ascii="Times New Roman" w:hAnsi="Times New Roman"/>
                <w:sz w:val="24"/>
                <w:szCs w:val="24"/>
              </w:rPr>
            </w:pPr>
            <w:r w:rsidRPr="003A7324">
              <w:rPr>
                <w:rFonts w:ascii="Times New Roman" w:hAnsi="Times New Roman"/>
                <w:sz w:val="24"/>
                <w:szCs w:val="24"/>
              </w:rPr>
              <w:t>BIOS 7650</w:t>
            </w:r>
          </w:p>
        </w:tc>
        <w:tc>
          <w:tcPr>
            <w:tcW w:w="1383" w:type="dxa"/>
            <w:shd w:val="clear" w:color="auto" w:fill="F5F7FB"/>
          </w:tcPr>
          <w:p w14:paraId="0E38136A" w14:textId="77777777" w:rsidR="00745B49" w:rsidRPr="003A7324" w:rsidRDefault="00745B49" w:rsidP="003A7324">
            <w:pPr>
              <w:spacing w:before="20" w:after="20" w:line="360" w:lineRule="auto"/>
              <w:rPr>
                <w:rFonts w:ascii="Times New Roman" w:hAnsi="Times New Roman"/>
                <w:sz w:val="24"/>
                <w:szCs w:val="24"/>
              </w:rPr>
            </w:pPr>
            <w:r w:rsidRPr="003A7324">
              <w:rPr>
                <w:rFonts w:ascii="Times New Roman" w:hAnsi="Times New Roman"/>
                <w:sz w:val="24"/>
                <w:szCs w:val="24"/>
              </w:rPr>
              <w:t>Graduate</w:t>
            </w:r>
          </w:p>
        </w:tc>
        <w:tc>
          <w:tcPr>
            <w:tcW w:w="1337" w:type="dxa"/>
            <w:shd w:val="clear" w:color="auto" w:fill="F5F7FB"/>
          </w:tcPr>
          <w:p w14:paraId="184D7A10" w14:textId="77777777" w:rsidR="00745B49" w:rsidRPr="003A7324" w:rsidRDefault="00745B49" w:rsidP="003A7324">
            <w:pPr>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1150" w:type="dxa"/>
            <w:shd w:val="clear" w:color="auto" w:fill="F5F7FB"/>
          </w:tcPr>
          <w:p w14:paraId="6F508643" w14:textId="77777777" w:rsidR="00745B49" w:rsidRPr="003A7324" w:rsidRDefault="00745B49"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bl>
    <w:p w14:paraId="2C6954C4" w14:textId="77777777" w:rsidR="006F1299" w:rsidRPr="003A7324" w:rsidRDefault="00344208" w:rsidP="003A7324">
      <w:pPr>
        <w:pStyle w:val="CVTableCaption"/>
        <w:spacing w:line="360" w:lineRule="auto"/>
        <w:rPr>
          <w:rFonts w:ascii="Times New Roman" w:hAnsi="Times New Roman"/>
          <w:sz w:val="24"/>
          <w:szCs w:val="24"/>
        </w:rPr>
      </w:pPr>
      <w:r w:rsidRPr="003A7324">
        <w:rPr>
          <w:rFonts w:ascii="Times New Roman" w:hAnsi="Times New Roman"/>
          <w:sz w:val="24"/>
          <w:szCs w:val="24"/>
        </w:rPr>
        <w:t>Table 2. Courses taught at Department of Mathematics and Statistics, Eastern Kentucky University, Richmond, KY, USA (Fall 2021–Fall 2023)</w:t>
      </w:r>
    </w:p>
    <w:tbl>
      <w:tblPr>
        <w:tblStyle w:val="TableGrid"/>
        <w:tblW w:w="0" w:type="auto"/>
        <w:jc w:val="center"/>
        <w:tblBorders>
          <w:top w:val="single" w:sz="8" w:space="0" w:color="1F3864"/>
          <w:left w:val="nil"/>
          <w:bottom w:val="single" w:sz="8" w:space="0" w:color="1F3864"/>
          <w:right w:val="nil"/>
          <w:insideH w:val="single" w:sz="4" w:space="0" w:color="BFBFBF"/>
          <w:insideV w:val="single" w:sz="4" w:space="0" w:color="D9D9D9"/>
        </w:tblBorders>
        <w:tblCellMar>
          <w:top w:w="40" w:type="dxa"/>
          <w:left w:w="85" w:type="dxa"/>
          <w:bottom w:w="40" w:type="dxa"/>
          <w:right w:w="85" w:type="dxa"/>
        </w:tblCellMar>
        <w:tblLook w:val="04A0" w:firstRow="1" w:lastRow="0" w:firstColumn="1" w:lastColumn="0" w:noHBand="0" w:noVBand="1"/>
      </w:tblPr>
      <w:tblGrid>
        <w:gridCol w:w="779"/>
        <w:gridCol w:w="1146"/>
        <w:gridCol w:w="2282"/>
        <w:gridCol w:w="1291"/>
        <w:gridCol w:w="1631"/>
        <w:gridCol w:w="1127"/>
        <w:gridCol w:w="1104"/>
      </w:tblGrid>
      <w:tr w:rsidR="008C36F3" w:rsidRPr="003A7324" w14:paraId="106AECAA" w14:textId="77777777" w:rsidTr="008C36F3">
        <w:trPr>
          <w:cantSplit/>
          <w:tblHeader/>
          <w:jc w:val="center"/>
        </w:trPr>
        <w:tc>
          <w:tcPr>
            <w:tcW w:w="811" w:type="dxa"/>
            <w:shd w:val="clear" w:color="auto" w:fill="DCE3EF"/>
          </w:tcPr>
          <w:p w14:paraId="5FE5ACD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b/>
                <w:color w:val="1F3864"/>
                <w:sz w:val="24"/>
                <w:szCs w:val="24"/>
              </w:rPr>
              <w:t>Year</w:t>
            </w:r>
          </w:p>
        </w:tc>
        <w:tc>
          <w:tcPr>
            <w:tcW w:w="1160" w:type="dxa"/>
            <w:shd w:val="clear" w:color="auto" w:fill="DCE3EF"/>
          </w:tcPr>
          <w:p w14:paraId="09253C9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b/>
                <w:color w:val="1F3864"/>
                <w:sz w:val="24"/>
                <w:szCs w:val="24"/>
              </w:rPr>
              <w:t>Semester</w:t>
            </w:r>
          </w:p>
        </w:tc>
        <w:tc>
          <w:tcPr>
            <w:tcW w:w="2394" w:type="dxa"/>
            <w:shd w:val="clear" w:color="auto" w:fill="DCE3EF"/>
          </w:tcPr>
          <w:p w14:paraId="7492C12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b/>
                <w:color w:val="1F3864"/>
                <w:sz w:val="24"/>
                <w:szCs w:val="24"/>
              </w:rPr>
              <w:t>Course</w:t>
            </w:r>
          </w:p>
        </w:tc>
        <w:tc>
          <w:tcPr>
            <w:tcW w:w="1333" w:type="dxa"/>
            <w:shd w:val="clear" w:color="auto" w:fill="DCE3EF"/>
          </w:tcPr>
          <w:p w14:paraId="3D07D905"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b/>
                <w:color w:val="1F3864"/>
                <w:sz w:val="24"/>
                <w:szCs w:val="24"/>
              </w:rPr>
              <w:t>Course code</w:t>
            </w:r>
          </w:p>
        </w:tc>
        <w:tc>
          <w:tcPr>
            <w:tcW w:w="1642" w:type="dxa"/>
            <w:shd w:val="clear" w:color="auto" w:fill="DCE3EF"/>
          </w:tcPr>
          <w:p w14:paraId="711D59F9"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b/>
                <w:color w:val="1F3864"/>
                <w:sz w:val="24"/>
                <w:szCs w:val="24"/>
              </w:rPr>
              <w:t>Level</w:t>
            </w:r>
          </w:p>
        </w:tc>
        <w:tc>
          <w:tcPr>
            <w:tcW w:w="1189" w:type="dxa"/>
            <w:shd w:val="clear" w:color="auto" w:fill="DCE3EF"/>
          </w:tcPr>
          <w:p w14:paraId="0E119867"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b/>
                <w:color w:val="1F3864"/>
                <w:sz w:val="24"/>
                <w:szCs w:val="24"/>
              </w:rPr>
              <w:t>Credits</w:t>
            </w:r>
          </w:p>
        </w:tc>
        <w:tc>
          <w:tcPr>
            <w:tcW w:w="821" w:type="dxa"/>
            <w:shd w:val="clear" w:color="auto" w:fill="DCE3EF"/>
          </w:tcPr>
          <w:p w14:paraId="54104D1B" w14:textId="77777777" w:rsidR="008C36F3" w:rsidRPr="003A7324" w:rsidRDefault="008C36F3" w:rsidP="003A7324">
            <w:pPr>
              <w:spacing w:before="20" w:after="20" w:line="360" w:lineRule="auto"/>
              <w:rPr>
                <w:rFonts w:ascii="Times New Roman" w:hAnsi="Times New Roman"/>
                <w:b/>
                <w:sz w:val="24"/>
                <w:szCs w:val="24"/>
              </w:rPr>
            </w:pPr>
            <w:r w:rsidRPr="003A7324">
              <w:rPr>
                <w:rFonts w:ascii="Times New Roman" w:hAnsi="Times New Roman"/>
                <w:b/>
                <w:color w:val="1F3864"/>
                <w:sz w:val="24"/>
                <w:szCs w:val="24"/>
              </w:rPr>
              <w:t>Modality</w:t>
            </w:r>
          </w:p>
        </w:tc>
      </w:tr>
      <w:tr w:rsidR="008C36F3" w:rsidRPr="003A7324" w14:paraId="3AAEB718" w14:textId="77777777" w:rsidTr="008C36F3">
        <w:trPr>
          <w:cantSplit/>
          <w:jc w:val="center"/>
        </w:trPr>
        <w:tc>
          <w:tcPr>
            <w:tcW w:w="811" w:type="dxa"/>
          </w:tcPr>
          <w:p w14:paraId="7105DFC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2023</w:t>
            </w:r>
          </w:p>
        </w:tc>
        <w:tc>
          <w:tcPr>
            <w:tcW w:w="1160" w:type="dxa"/>
          </w:tcPr>
          <w:p w14:paraId="096744C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tcPr>
          <w:p w14:paraId="59C5DAC2"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R and Introductory Data Mining</w:t>
            </w:r>
          </w:p>
        </w:tc>
        <w:tc>
          <w:tcPr>
            <w:tcW w:w="1333" w:type="dxa"/>
          </w:tcPr>
          <w:p w14:paraId="1666303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STA/DSC 780</w:t>
            </w:r>
          </w:p>
        </w:tc>
        <w:tc>
          <w:tcPr>
            <w:tcW w:w="1642" w:type="dxa"/>
          </w:tcPr>
          <w:p w14:paraId="6954DC3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Graduate</w:t>
            </w:r>
          </w:p>
        </w:tc>
        <w:tc>
          <w:tcPr>
            <w:tcW w:w="1189" w:type="dxa"/>
          </w:tcPr>
          <w:p w14:paraId="77900356"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821" w:type="dxa"/>
          </w:tcPr>
          <w:p w14:paraId="6ADCFBA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32E8800A" w14:textId="77777777" w:rsidTr="008C36F3">
        <w:trPr>
          <w:cantSplit/>
          <w:jc w:val="center"/>
        </w:trPr>
        <w:tc>
          <w:tcPr>
            <w:tcW w:w="811" w:type="dxa"/>
            <w:shd w:val="clear" w:color="auto" w:fill="F5F7FB"/>
          </w:tcPr>
          <w:p w14:paraId="5BB2D89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2023</w:t>
            </w:r>
          </w:p>
        </w:tc>
        <w:tc>
          <w:tcPr>
            <w:tcW w:w="1160" w:type="dxa"/>
            <w:shd w:val="clear" w:color="auto" w:fill="F5F7FB"/>
          </w:tcPr>
          <w:p w14:paraId="772B7CD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shd w:val="clear" w:color="auto" w:fill="F5F7FB"/>
          </w:tcPr>
          <w:p w14:paraId="5A60D3C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R and Introductory Data Mining</w:t>
            </w:r>
          </w:p>
        </w:tc>
        <w:tc>
          <w:tcPr>
            <w:tcW w:w="1333" w:type="dxa"/>
            <w:shd w:val="clear" w:color="auto" w:fill="F5F7FB"/>
          </w:tcPr>
          <w:p w14:paraId="4FA8DEB1"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STA/DSC 580</w:t>
            </w:r>
          </w:p>
        </w:tc>
        <w:tc>
          <w:tcPr>
            <w:tcW w:w="1642" w:type="dxa"/>
            <w:shd w:val="clear" w:color="auto" w:fill="F5F7FB"/>
          </w:tcPr>
          <w:p w14:paraId="1C741A0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shd w:val="clear" w:color="auto" w:fill="F5F7FB"/>
          </w:tcPr>
          <w:p w14:paraId="2D16227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821" w:type="dxa"/>
            <w:shd w:val="clear" w:color="auto" w:fill="F5F7FB"/>
          </w:tcPr>
          <w:p w14:paraId="4535902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4F0D6D22" w14:textId="77777777" w:rsidTr="008C36F3">
        <w:trPr>
          <w:cantSplit/>
          <w:jc w:val="center"/>
        </w:trPr>
        <w:tc>
          <w:tcPr>
            <w:tcW w:w="811" w:type="dxa"/>
          </w:tcPr>
          <w:p w14:paraId="1C84BEE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lastRenderedPageBreak/>
              <w:t>2023</w:t>
            </w:r>
          </w:p>
        </w:tc>
        <w:tc>
          <w:tcPr>
            <w:tcW w:w="1160" w:type="dxa"/>
          </w:tcPr>
          <w:p w14:paraId="2B9B568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tcPr>
          <w:p w14:paraId="0153CAB2"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Introduction to Statistical Reasoning</w:t>
            </w:r>
          </w:p>
        </w:tc>
        <w:tc>
          <w:tcPr>
            <w:tcW w:w="1333" w:type="dxa"/>
          </w:tcPr>
          <w:p w14:paraId="0693CAF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215</w:t>
            </w:r>
          </w:p>
        </w:tc>
        <w:tc>
          <w:tcPr>
            <w:tcW w:w="1642" w:type="dxa"/>
          </w:tcPr>
          <w:p w14:paraId="6EDEE17D"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tcPr>
          <w:p w14:paraId="777D69B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4</w:t>
            </w:r>
          </w:p>
        </w:tc>
        <w:tc>
          <w:tcPr>
            <w:tcW w:w="821" w:type="dxa"/>
          </w:tcPr>
          <w:p w14:paraId="214E2C7D"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6A0B2D36" w14:textId="77777777" w:rsidTr="008C36F3">
        <w:trPr>
          <w:cantSplit/>
          <w:jc w:val="center"/>
        </w:trPr>
        <w:tc>
          <w:tcPr>
            <w:tcW w:w="811" w:type="dxa"/>
            <w:shd w:val="clear" w:color="auto" w:fill="F5F7FB"/>
          </w:tcPr>
          <w:p w14:paraId="51209442"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2023</w:t>
            </w:r>
          </w:p>
        </w:tc>
        <w:tc>
          <w:tcPr>
            <w:tcW w:w="1160" w:type="dxa"/>
            <w:shd w:val="clear" w:color="auto" w:fill="F5F7FB"/>
          </w:tcPr>
          <w:p w14:paraId="69E478D2"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shd w:val="clear" w:color="auto" w:fill="F5F7FB"/>
          </w:tcPr>
          <w:p w14:paraId="7CFC101D"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Intro to Statistical Reasoning – Lab</w:t>
            </w:r>
          </w:p>
        </w:tc>
        <w:tc>
          <w:tcPr>
            <w:tcW w:w="1333" w:type="dxa"/>
            <w:shd w:val="clear" w:color="auto" w:fill="F5F7FB"/>
          </w:tcPr>
          <w:p w14:paraId="6D032417"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215P</w:t>
            </w:r>
          </w:p>
        </w:tc>
        <w:tc>
          <w:tcPr>
            <w:tcW w:w="1642" w:type="dxa"/>
            <w:shd w:val="clear" w:color="auto" w:fill="F5F7FB"/>
          </w:tcPr>
          <w:p w14:paraId="2C8C746D"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shd w:val="clear" w:color="auto" w:fill="F5F7FB"/>
          </w:tcPr>
          <w:p w14:paraId="235B4CFF"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w:t>
            </w:r>
          </w:p>
        </w:tc>
        <w:tc>
          <w:tcPr>
            <w:tcW w:w="821" w:type="dxa"/>
            <w:shd w:val="clear" w:color="auto" w:fill="F5F7FB"/>
          </w:tcPr>
          <w:p w14:paraId="00A58C7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7A392EC4" w14:textId="77777777" w:rsidTr="008C36F3">
        <w:trPr>
          <w:cantSplit/>
          <w:jc w:val="center"/>
        </w:trPr>
        <w:tc>
          <w:tcPr>
            <w:tcW w:w="811" w:type="dxa"/>
          </w:tcPr>
          <w:p w14:paraId="49D26B5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2023</w:t>
            </w:r>
          </w:p>
        </w:tc>
        <w:tc>
          <w:tcPr>
            <w:tcW w:w="1160" w:type="dxa"/>
          </w:tcPr>
          <w:p w14:paraId="286D2EDE"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2394" w:type="dxa"/>
          </w:tcPr>
          <w:p w14:paraId="7FABC5F3"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Applied Statistics</w:t>
            </w:r>
          </w:p>
        </w:tc>
        <w:tc>
          <w:tcPr>
            <w:tcW w:w="1333" w:type="dxa"/>
          </w:tcPr>
          <w:p w14:paraId="7BD5EA2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270</w:t>
            </w:r>
          </w:p>
        </w:tc>
        <w:tc>
          <w:tcPr>
            <w:tcW w:w="1642" w:type="dxa"/>
          </w:tcPr>
          <w:p w14:paraId="58856D3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tcPr>
          <w:p w14:paraId="11BC42C8"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4</w:t>
            </w:r>
          </w:p>
        </w:tc>
        <w:tc>
          <w:tcPr>
            <w:tcW w:w="821" w:type="dxa"/>
          </w:tcPr>
          <w:p w14:paraId="7E5ABE08"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3F6A1EEB" w14:textId="77777777" w:rsidTr="008C36F3">
        <w:trPr>
          <w:cantSplit/>
          <w:jc w:val="center"/>
        </w:trPr>
        <w:tc>
          <w:tcPr>
            <w:tcW w:w="811" w:type="dxa"/>
            <w:shd w:val="clear" w:color="auto" w:fill="F5F7FB"/>
          </w:tcPr>
          <w:p w14:paraId="7EC40AC3"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2023</w:t>
            </w:r>
          </w:p>
        </w:tc>
        <w:tc>
          <w:tcPr>
            <w:tcW w:w="1160" w:type="dxa"/>
            <w:shd w:val="clear" w:color="auto" w:fill="F5F7FB"/>
          </w:tcPr>
          <w:p w14:paraId="41DDDAE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2394" w:type="dxa"/>
            <w:shd w:val="clear" w:color="auto" w:fill="F5F7FB"/>
          </w:tcPr>
          <w:p w14:paraId="7723470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Applied Statistics</w:t>
            </w:r>
          </w:p>
        </w:tc>
        <w:tc>
          <w:tcPr>
            <w:tcW w:w="1333" w:type="dxa"/>
            <w:shd w:val="clear" w:color="auto" w:fill="F5F7FB"/>
          </w:tcPr>
          <w:p w14:paraId="1F67B39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270</w:t>
            </w:r>
          </w:p>
        </w:tc>
        <w:tc>
          <w:tcPr>
            <w:tcW w:w="1642" w:type="dxa"/>
            <w:shd w:val="clear" w:color="auto" w:fill="F5F7FB"/>
          </w:tcPr>
          <w:p w14:paraId="6861E44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shd w:val="clear" w:color="auto" w:fill="F5F7FB"/>
          </w:tcPr>
          <w:p w14:paraId="0E803125"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4</w:t>
            </w:r>
          </w:p>
        </w:tc>
        <w:tc>
          <w:tcPr>
            <w:tcW w:w="821" w:type="dxa"/>
            <w:shd w:val="clear" w:color="auto" w:fill="F5F7FB"/>
          </w:tcPr>
          <w:p w14:paraId="66EA23BE"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36DAAD9A" w14:textId="77777777" w:rsidTr="008C36F3">
        <w:trPr>
          <w:cantSplit/>
          <w:jc w:val="center"/>
        </w:trPr>
        <w:tc>
          <w:tcPr>
            <w:tcW w:w="811" w:type="dxa"/>
          </w:tcPr>
          <w:p w14:paraId="6530F09D"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2023</w:t>
            </w:r>
          </w:p>
        </w:tc>
        <w:tc>
          <w:tcPr>
            <w:tcW w:w="1160" w:type="dxa"/>
          </w:tcPr>
          <w:p w14:paraId="218BAFA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2394" w:type="dxa"/>
          </w:tcPr>
          <w:p w14:paraId="06DF1DE6"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 xml:space="preserve">Seminar/Capstone </w:t>
            </w:r>
          </w:p>
        </w:tc>
        <w:tc>
          <w:tcPr>
            <w:tcW w:w="1333" w:type="dxa"/>
          </w:tcPr>
          <w:p w14:paraId="388AADD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498W</w:t>
            </w:r>
          </w:p>
        </w:tc>
        <w:tc>
          <w:tcPr>
            <w:tcW w:w="1642" w:type="dxa"/>
          </w:tcPr>
          <w:p w14:paraId="3B3AD35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tcPr>
          <w:p w14:paraId="5AC97A3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1</w:t>
            </w:r>
          </w:p>
        </w:tc>
        <w:tc>
          <w:tcPr>
            <w:tcW w:w="821" w:type="dxa"/>
          </w:tcPr>
          <w:p w14:paraId="7E62FEE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4DEAB018" w14:textId="77777777" w:rsidTr="008C36F3">
        <w:trPr>
          <w:cantSplit/>
          <w:jc w:val="center"/>
        </w:trPr>
        <w:tc>
          <w:tcPr>
            <w:tcW w:w="811" w:type="dxa"/>
            <w:shd w:val="clear" w:color="auto" w:fill="F5F7FB"/>
          </w:tcPr>
          <w:p w14:paraId="7E42CF2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2022</w:t>
            </w:r>
          </w:p>
        </w:tc>
        <w:tc>
          <w:tcPr>
            <w:tcW w:w="1160" w:type="dxa"/>
            <w:shd w:val="clear" w:color="auto" w:fill="F5F7FB"/>
          </w:tcPr>
          <w:p w14:paraId="6412D03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shd w:val="clear" w:color="auto" w:fill="F5F7FB"/>
          </w:tcPr>
          <w:p w14:paraId="40CA5998"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R and Introductory Data Mining</w:t>
            </w:r>
          </w:p>
        </w:tc>
        <w:tc>
          <w:tcPr>
            <w:tcW w:w="1333" w:type="dxa"/>
            <w:shd w:val="clear" w:color="auto" w:fill="F5F7FB"/>
          </w:tcPr>
          <w:p w14:paraId="2DDBFBF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STA/DSC 780</w:t>
            </w:r>
          </w:p>
        </w:tc>
        <w:tc>
          <w:tcPr>
            <w:tcW w:w="1642" w:type="dxa"/>
            <w:shd w:val="clear" w:color="auto" w:fill="F5F7FB"/>
          </w:tcPr>
          <w:p w14:paraId="6B5E84E7"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Graduate</w:t>
            </w:r>
          </w:p>
        </w:tc>
        <w:tc>
          <w:tcPr>
            <w:tcW w:w="1189" w:type="dxa"/>
            <w:shd w:val="clear" w:color="auto" w:fill="F5F7FB"/>
          </w:tcPr>
          <w:p w14:paraId="241D7F0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821" w:type="dxa"/>
            <w:shd w:val="clear" w:color="auto" w:fill="F5F7FB"/>
          </w:tcPr>
          <w:p w14:paraId="1A9E81E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1DB9FDFD" w14:textId="77777777" w:rsidTr="008C36F3">
        <w:trPr>
          <w:cantSplit/>
          <w:jc w:val="center"/>
        </w:trPr>
        <w:tc>
          <w:tcPr>
            <w:tcW w:w="811" w:type="dxa"/>
          </w:tcPr>
          <w:p w14:paraId="3F726A8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2022</w:t>
            </w:r>
          </w:p>
        </w:tc>
        <w:tc>
          <w:tcPr>
            <w:tcW w:w="1160" w:type="dxa"/>
          </w:tcPr>
          <w:p w14:paraId="236C8BE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tcPr>
          <w:p w14:paraId="16405A9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R and Introductory Data Mining</w:t>
            </w:r>
          </w:p>
        </w:tc>
        <w:tc>
          <w:tcPr>
            <w:tcW w:w="1333" w:type="dxa"/>
          </w:tcPr>
          <w:p w14:paraId="3DDF15E3"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STA/DSC 580</w:t>
            </w:r>
          </w:p>
        </w:tc>
        <w:tc>
          <w:tcPr>
            <w:tcW w:w="1642" w:type="dxa"/>
          </w:tcPr>
          <w:p w14:paraId="32577B8F"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tcPr>
          <w:p w14:paraId="612BEB79"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821" w:type="dxa"/>
          </w:tcPr>
          <w:p w14:paraId="6CF56895"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2725158B" w14:textId="77777777" w:rsidTr="008C36F3">
        <w:trPr>
          <w:cantSplit/>
          <w:jc w:val="center"/>
        </w:trPr>
        <w:tc>
          <w:tcPr>
            <w:tcW w:w="811" w:type="dxa"/>
            <w:shd w:val="clear" w:color="auto" w:fill="F5F7FB"/>
          </w:tcPr>
          <w:p w14:paraId="03518F15"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2022</w:t>
            </w:r>
          </w:p>
        </w:tc>
        <w:tc>
          <w:tcPr>
            <w:tcW w:w="1160" w:type="dxa"/>
            <w:shd w:val="clear" w:color="auto" w:fill="F5F7FB"/>
          </w:tcPr>
          <w:p w14:paraId="6AEAC6A2"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shd w:val="clear" w:color="auto" w:fill="F5F7FB"/>
          </w:tcPr>
          <w:p w14:paraId="4BD322E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Regression Analysis</w:t>
            </w:r>
          </w:p>
        </w:tc>
        <w:tc>
          <w:tcPr>
            <w:tcW w:w="1333" w:type="dxa"/>
            <w:shd w:val="clear" w:color="auto" w:fill="F5F7FB"/>
          </w:tcPr>
          <w:p w14:paraId="7DEFA20E"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340</w:t>
            </w:r>
          </w:p>
        </w:tc>
        <w:tc>
          <w:tcPr>
            <w:tcW w:w="1642" w:type="dxa"/>
            <w:shd w:val="clear" w:color="auto" w:fill="F5F7FB"/>
          </w:tcPr>
          <w:p w14:paraId="6D28E99F"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shd w:val="clear" w:color="auto" w:fill="F5F7FB"/>
          </w:tcPr>
          <w:p w14:paraId="55976063"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821" w:type="dxa"/>
            <w:shd w:val="clear" w:color="auto" w:fill="F5F7FB"/>
          </w:tcPr>
          <w:p w14:paraId="2B5997E6"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0D501F9C" w14:textId="77777777" w:rsidTr="008C36F3">
        <w:trPr>
          <w:cantSplit/>
          <w:jc w:val="center"/>
        </w:trPr>
        <w:tc>
          <w:tcPr>
            <w:tcW w:w="811" w:type="dxa"/>
          </w:tcPr>
          <w:p w14:paraId="54B837CF"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2022</w:t>
            </w:r>
          </w:p>
        </w:tc>
        <w:tc>
          <w:tcPr>
            <w:tcW w:w="1160" w:type="dxa"/>
          </w:tcPr>
          <w:p w14:paraId="3A41D086"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tcPr>
          <w:p w14:paraId="09E973B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Seminar/Capstone in Statistics</w:t>
            </w:r>
          </w:p>
        </w:tc>
        <w:tc>
          <w:tcPr>
            <w:tcW w:w="1333" w:type="dxa"/>
          </w:tcPr>
          <w:p w14:paraId="5C09989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498W</w:t>
            </w:r>
          </w:p>
        </w:tc>
        <w:tc>
          <w:tcPr>
            <w:tcW w:w="1642" w:type="dxa"/>
          </w:tcPr>
          <w:p w14:paraId="7730840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tcPr>
          <w:p w14:paraId="1B467F01"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1</w:t>
            </w:r>
          </w:p>
        </w:tc>
        <w:tc>
          <w:tcPr>
            <w:tcW w:w="821" w:type="dxa"/>
          </w:tcPr>
          <w:p w14:paraId="7A82F72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02D5816A" w14:textId="77777777" w:rsidTr="008C36F3">
        <w:trPr>
          <w:cantSplit/>
          <w:jc w:val="center"/>
        </w:trPr>
        <w:tc>
          <w:tcPr>
            <w:tcW w:w="811" w:type="dxa"/>
            <w:shd w:val="clear" w:color="auto" w:fill="F5F7FB"/>
          </w:tcPr>
          <w:p w14:paraId="55D95D2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2022</w:t>
            </w:r>
          </w:p>
        </w:tc>
        <w:tc>
          <w:tcPr>
            <w:tcW w:w="1160" w:type="dxa"/>
            <w:shd w:val="clear" w:color="auto" w:fill="F5F7FB"/>
          </w:tcPr>
          <w:p w14:paraId="0ED71422"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2394" w:type="dxa"/>
            <w:shd w:val="clear" w:color="auto" w:fill="F5F7FB"/>
          </w:tcPr>
          <w:p w14:paraId="6C2C1EF6"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Applied Statistics</w:t>
            </w:r>
          </w:p>
        </w:tc>
        <w:tc>
          <w:tcPr>
            <w:tcW w:w="1333" w:type="dxa"/>
            <w:shd w:val="clear" w:color="auto" w:fill="F5F7FB"/>
          </w:tcPr>
          <w:p w14:paraId="73ACAF9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270</w:t>
            </w:r>
          </w:p>
        </w:tc>
        <w:tc>
          <w:tcPr>
            <w:tcW w:w="1642" w:type="dxa"/>
            <w:shd w:val="clear" w:color="auto" w:fill="F5F7FB"/>
          </w:tcPr>
          <w:p w14:paraId="42D80C3E"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shd w:val="clear" w:color="auto" w:fill="F5F7FB"/>
          </w:tcPr>
          <w:p w14:paraId="755A73C6"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4</w:t>
            </w:r>
          </w:p>
        </w:tc>
        <w:tc>
          <w:tcPr>
            <w:tcW w:w="821" w:type="dxa"/>
            <w:shd w:val="clear" w:color="auto" w:fill="F5F7FB"/>
          </w:tcPr>
          <w:p w14:paraId="2A18572F"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627BD6D2" w14:textId="77777777" w:rsidTr="008C36F3">
        <w:trPr>
          <w:cantSplit/>
          <w:jc w:val="center"/>
        </w:trPr>
        <w:tc>
          <w:tcPr>
            <w:tcW w:w="811" w:type="dxa"/>
          </w:tcPr>
          <w:p w14:paraId="53D28318"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2022</w:t>
            </w:r>
          </w:p>
        </w:tc>
        <w:tc>
          <w:tcPr>
            <w:tcW w:w="1160" w:type="dxa"/>
          </w:tcPr>
          <w:p w14:paraId="4DFC036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2394" w:type="dxa"/>
          </w:tcPr>
          <w:p w14:paraId="581BE63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Applied Statistics Lab</w:t>
            </w:r>
          </w:p>
        </w:tc>
        <w:tc>
          <w:tcPr>
            <w:tcW w:w="1333" w:type="dxa"/>
          </w:tcPr>
          <w:p w14:paraId="415C2E6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270L</w:t>
            </w:r>
          </w:p>
        </w:tc>
        <w:tc>
          <w:tcPr>
            <w:tcW w:w="1642" w:type="dxa"/>
          </w:tcPr>
          <w:p w14:paraId="086D6F3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tcPr>
          <w:p w14:paraId="694FD76F"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w:t>
            </w:r>
          </w:p>
        </w:tc>
        <w:tc>
          <w:tcPr>
            <w:tcW w:w="821" w:type="dxa"/>
          </w:tcPr>
          <w:p w14:paraId="3708AA59"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1E59390B" w14:textId="77777777" w:rsidTr="008C36F3">
        <w:trPr>
          <w:cantSplit/>
          <w:jc w:val="center"/>
        </w:trPr>
        <w:tc>
          <w:tcPr>
            <w:tcW w:w="811" w:type="dxa"/>
            <w:shd w:val="clear" w:color="auto" w:fill="F5F7FB"/>
          </w:tcPr>
          <w:p w14:paraId="43ED22D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2022</w:t>
            </w:r>
          </w:p>
        </w:tc>
        <w:tc>
          <w:tcPr>
            <w:tcW w:w="1160" w:type="dxa"/>
            <w:shd w:val="clear" w:color="auto" w:fill="F5F7FB"/>
          </w:tcPr>
          <w:p w14:paraId="7B5F3353"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2394" w:type="dxa"/>
            <w:shd w:val="clear" w:color="auto" w:fill="F5F7FB"/>
          </w:tcPr>
          <w:p w14:paraId="0E40FC7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Regression Analysis</w:t>
            </w:r>
          </w:p>
        </w:tc>
        <w:tc>
          <w:tcPr>
            <w:tcW w:w="1333" w:type="dxa"/>
            <w:shd w:val="clear" w:color="auto" w:fill="F5F7FB"/>
          </w:tcPr>
          <w:p w14:paraId="6E21A702"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340</w:t>
            </w:r>
          </w:p>
        </w:tc>
        <w:tc>
          <w:tcPr>
            <w:tcW w:w="1642" w:type="dxa"/>
            <w:shd w:val="clear" w:color="auto" w:fill="F5F7FB"/>
          </w:tcPr>
          <w:p w14:paraId="1C10F2C3"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shd w:val="clear" w:color="auto" w:fill="F5F7FB"/>
          </w:tcPr>
          <w:p w14:paraId="513DE035"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821" w:type="dxa"/>
            <w:shd w:val="clear" w:color="auto" w:fill="F5F7FB"/>
          </w:tcPr>
          <w:p w14:paraId="4DCF2207" w14:textId="77777777" w:rsidR="008C36F3" w:rsidRPr="003A7324" w:rsidRDefault="00E247FA"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3F03D9BE" w14:textId="77777777" w:rsidTr="008C36F3">
        <w:trPr>
          <w:cantSplit/>
          <w:jc w:val="center"/>
        </w:trPr>
        <w:tc>
          <w:tcPr>
            <w:tcW w:w="811" w:type="dxa"/>
          </w:tcPr>
          <w:p w14:paraId="5FEE0DF2"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2022</w:t>
            </w:r>
          </w:p>
        </w:tc>
        <w:tc>
          <w:tcPr>
            <w:tcW w:w="1160" w:type="dxa"/>
          </w:tcPr>
          <w:p w14:paraId="4A99EA89"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2394" w:type="dxa"/>
          </w:tcPr>
          <w:p w14:paraId="0DC759A5"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Statistical Machine Learning in R*</w:t>
            </w:r>
          </w:p>
        </w:tc>
        <w:tc>
          <w:tcPr>
            <w:tcW w:w="1333" w:type="dxa"/>
          </w:tcPr>
          <w:p w14:paraId="33C6DA8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880</w:t>
            </w:r>
          </w:p>
        </w:tc>
        <w:tc>
          <w:tcPr>
            <w:tcW w:w="1642" w:type="dxa"/>
          </w:tcPr>
          <w:p w14:paraId="6EBAEAE6"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Graduate</w:t>
            </w:r>
          </w:p>
        </w:tc>
        <w:tc>
          <w:tcPr>
            <w:tcW w:w="1189" w:type="dxa"/>
          </w:tcPr>
          <w:p w14:paraId="13D262AF"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821" w:type="dxa"/>
          </w:tcPr>
          <w:p w14:paraId="0920810F" w14:textId="77777777" w:rsidR="008C36F3" w:rsidRPr="003A7324" w:rsidRDefault="00E247FA"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3ACF17FE" w14:textId="77777777" w:rsidTr="008C36F3">
        <w:trPr>
          <w:cantSplit/>
          <w:jc w:val="center"/>
        </w:trPr>
        <w:tc>
          <w:tcPr>
            <w:tcW w:w="811" w:type="dxa"/>
            <w:shd w:val="clear" w:color="auto" w:fill="F5F7FB"/>
          </w:tcPr>
          <w:p w14:paraId="11C517D5"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2021</w:t>
            </w:r>
          </w:p>
        </w:tc>
        <w:tc>
          <w:tcPr>
            <w:tcW w:w="1160" w:type="dxa"/>
            <w:shd w:val="clear" w:color="auto" w:fill="F5F7FB"/>
          </w:tcPr>
          <w:p w14:paraId="512FF6A2"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Winter</w:t>
            </w:r>
          </w:p>
        </w:tc>
        <w:tc>
          <w:tcPr>
            <w:tcW w:w="2394" w:type="dxa"/>
            <w:shd w:val="clear" w:color="auto" w:fill="F5F7FB"/>
          </w:tcPr>
          <w:p w14:paraId="38157DC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Intro to Statistical Reasoning (Online)</w:t>
            </w:r>
          </w:p>
        </w:tc>
        <w:tc>
          <w:tcPr>
            <w:tcW w:w="1333" w:type="dxa"/>
            <w:shd w:val="clear" w:color="auto" w:fill="F5F7FB"/>
          </w:tcPr>
          <w:p w14:paraId="2B879F87"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215</w:t>
            </w:r>
          </w:p>
        </w:tc>
        <w:tc>
          <w:tcPr>
            <w:tcW w:w="1642" w:type="dxa"/>
            <w:shd w:val="clear" w:color="auto" w:fill="F5F7FB"/>
          </w:tcPr>
          <w:p w14:paraId="0CFFBC29"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shd w:val="clear" w:color="auto" w:fill="F5F7FB"/>
          </w:tcPr>
          <w:p w14:paraId="49E23AA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4</w:t>
            </w:r>
          </w:p>
        </w:tc>
        <w:tc>
          <w:tcPr>
            <w:tcW w:w="821" w:type="dxa"/>
            <w:shd w:val="clear" w:color="auto" w:fill="F5F7FB"/>
          </w:tcPr>
          <w:p w14:paraId="06EFDBC7" w14:textId="77777777" w:rsidR="008C36F3" w:rsidRPr="003A7324" w:rsidRDefault="00E247FA"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4EE4A5A0" w14:textId="77777777" w:rsidTr="008C36F3">
        <w:trPr>
          <w:cantSplit/>
          <w:jc w:val="center"/>
        </w:trPr>
        <w:tc>
          <w:tcPr>
            <w:tcW w:w="811" w:type="dxa"/>
          </w:tcPr>
          <w:p w14:paraId="35D835AE"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2021</w:t>
            </w:r>
          </w:p>
        </w:tc>
        <w:tc>
          <w:tcPr>
            <w:tcW w:w="1160" w:type="dxa"/>
          </w:tcPr>
          <w:p w14:paraId="429015D9"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tcPr>
          <w:p w14:paraId="2CA3042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R and Introductory Data Mining</w:t>
            </w:r>
          </w:p>
        </w:tc>
        <w:tc>
          <w:tcPr>
            <w:tcW w:w="1333" w:type="dxa"/>
          </w:tcPr>
          <w:p w14:paraId="04E3B367"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STA/DSC 780</w:t>
            </w:r>
          </w:p>
        </w:tc>
        <w:tc>
          <w:tcPr>
            <w:tcW w:w="1642" w:type="dxa"/>
          </w:tcPr>
          <w:p w14:paraId="2E66185D"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Graduate</w:t>
            </w:r>
          </w:p>
        </w:tc>
        <w:tc>
          <w:tcPr>
            <w:tcW w:w="1189" w:type="dxa"/>
          </w:tcPr>
          <w:p w14:paraId="1DC16621"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821" w:type="dxa"/>
          </w:tcPr>
          <w:p w14:paraId="1F77B843" w14:textId="77777777" w:rsidR="008C36F3" w:rsidRPr="003A7324" w:rsidRDefault="00E247FA"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6A085CB0" w14:textId="77777777" w:rsidTr="008C36F3">
        <w:trPr>
          <w:cantSplit/>
          <w:jc w:val="center"/>
        </w:trPr>
        <w:tc>
          <w:tcPr>
            <w:tcW w:w="811" w:type="dxa"/>
            <w:shd w:val="clear" w:color="auto" w:fill="F5F7FB"/>
          </w:tcPr>
          <w:p w14:paraId="34B2C95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lastRenderedPageBreak/>
              <w:t>2021</w:t>
            </w:r>
          </w:p>
        </w:tc>
        <w:tc>
          <w:tcPr>
            <w:tcW w:w="1160" w:type="dxa"/>
            <w:shd w:val="clear" w:color="auto" w:fill="F5F7FB"/>
          </w:tcPr>
          <w:p w14:paraId="49E1C1E7"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shd w:val="clear" w:color="auto" w:fill="F5F7FB"/>
          </w:tcPr>
          <w:p w14:paraId="74D88B77"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R and Introductory Data Mining</w:t>
            </w:r>
          </w:p>
        </w:tc>
        <w:tc>
          <w:tcPr>
            <w:tcW w:w="1333" w:type="dxa"/>
            <w:shd w:val="clear" w:color="auto" w:fill="F5F7FB"/>
          </w:tcPr>
          <w:p w14:paraId="326B383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STA/DSC 580</w:t>
            </w:r>
          </w:p>
        </w:tc>
        <w:tc>
          <w:tcPr>
            <w:tcW w:w="1642" w:type="dxa"/>
            <w:shd w:val="clear" w:color="auto" w:fill="F5F7FB"/>
          </w:tcPr>
          <w:p w14:paraId="565748E7"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shd w:val="clear" w:color="auto" w:fill="F5F7FB"/>
          </w:tcPr>
          <w:p w14:paraId="6D9499F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821" w:type="dxa"/>
            <w:shd w:val="clear" w:color="auto" w:fill="F5F7FB"/>
          </w:tcPr>
          <w:p w14:paraId="78E4511A" w14:textId="77777777" w:rsidR="008C36F3" w:rsidRPr="003A7324" w:rsidRDefault="00E247FA"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0B016510" w14:textId="77777777" w:rsidTr="008C36F3">
        <w:trPr>
          <w:cantSplit/>
          <w:jc w:val="center"/>
        </w:trPr>
        <w:tc>
          <w:tcPr>
            <w:tcW w:w="811" w:type="dxa"/>
          </w:tcPr>
          <w:p w14:paraId="5DD8AAB8"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2021</w:t>
            </w:r>
          </w:p>
        </w:tc>
        <w:tc>
          <w:tcPr>
            <w:tcW w:w="1160" w:type="dxa"/>
          </w:tcPr>
          <w:p w14:paraId="5C1A4C6E"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tcPr>
          <w:p w14:paraId="77F2EDE7"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Applied Statistics</w:t>
            </w:r>
          </w:p>
        </w:tc>
        <w:tc>
          <w:tcPr>
            <w:tcW w:w="1333" w:type="dxa"/>
          </w:tcPr>
          <w:p w14:paraId="3D9D9DDF"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270</w:t>
            </w:r>
          </w:p>
        </w:tc>
        <w:tc>
          <w:tcPr>
            <w:tcW w:w="1642" w:type="dxa"/>
          </w:tcPr>
          <w:p w14:paraId="62BE3DA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tcPr>
          <w:p w14:paraId="375091CD"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4</w:t>
            </w:r>
          </w:p>
        </w:tc>
        <w:tc>
          <w:tcPr>
            <w:tcW w:w="821" w:type="dxa"/>
          </w:tcPr>
          <w:p w14:paraId="28F646A8" w14:textId="77777777" w:rsidR="008C36F3" w:rsidRPr="003A7324" w:rsidRDefault="00E247FA"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22871C55" w14:textId="77777777" w:rsidTr="008C36F3">
        <w:trPr>
          <w:cantSplit/>
          <w:jc w:val="center"/>
        </w:trPr>
        <w:tc>
          <w:tcPr>
            <w:tcW w:w="811" w:type="dxa"/>
            <w:shd w:val="clear" w:color="auto" w:fill="F5F7FB"/>
          </w:tcPr>
          <w:p w14:paraId="4F8EDBF8"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2021</w:t>
            </w:r>
          </w:p>
        </w:tc>
        <w:tc>
          <w:tcPr>
            <w:tcW w:w="1160" w:type="dxa"/>
            <w:shd w:val="clear" w:color="auto" w:fill="F5F7FB"/>
          </w:tcPr>
          <w:p w14:paraId="3699AC09"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shd w:val="clear" w:color="auto" w:fill="F5F7FB"/>
          </w:tcPr>
          <w:p w14:paraId="4069A12C"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Intro to Statistical Reasoning</w:t>
            </w:r>
          </w:p>
        </w:tc>
        <w:tc>
          <w:tcPr>
            <w:tcW w:w="1333" w:type="dxa"/>
            <w:shd w:val="clear" w:color="auto" w:fill="F5F7FB"/>
          </w:tcPr>
          <w:p w14:paraId="2F58EEE6"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215</w:t>
            </w:r>
          </w:p>
        </w:tc>
        <w:tc>
          <w:tcPr>
            <w:tcW w:w="1642" w:type="dxa"/>
            <w:shd w:val="clear" w:color="auto" w:fill="F5F7FB"/>
          </w:tcPr>
          <w:p w14:paraId="01D1C633"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shd w:val="clear" w:color="auto" w:fill="F5F7FB"/>
          </w:tcPr>
          <w:p w14:paraId="67AD416E"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4</w:t>
            </w:r>
          </w:p>
        </w:tc>
        <w:tc>
          <w:tcPr>
            <w:tcW w:w="821" w:type="dxa"/>
            <w:shd w:val="clear" w:color="auto" w:fill="F5F7FB"/>
          </w:tcPr>
          <w:p w14:paraId="7CB40DEC" w14:textId="77777777" w:rsidR="008C36F3" w:rsidRPr="003A7324" w:rsidRDefault="00E247FA"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559EB6F8" w14:textId="77777777" w:rsidTr="008C36F3">
        <w:trPr>
          <w:cantSplit/>
          <w:jc w:val="center"/>
        </w:trPr>
        <w:tc>
          <w:tcPr>
            <w:tcW w:w="811" w:type="dxa"/>
          </w:tcPr>
          <w:p w14:paraId="3456BDA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2021</w:t>
            </w:r>
          </w:p>
        </w:tc>
        <w:tc>
          <w:tcPr>
            <w:tcW w:w="1160" w:type="dxa"/>
          </w:tcPr>
          <w:p w14:paraId="7EB5674E"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tcPr>
          <w:p w14:paraId="104926C8"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Applied Multivariate Statistics*</w:t>
            </w:r>
          </w:p>
        </w:tc>
        <w:tc>
          <w:tcPr>
            <w:tcW w:w="1333" w:type="dxa"/>
          </w:tcPr>
          <w:p w14:paraId="61617B7B"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840</w:t>
            </w:r>
          </w:p>
        </w:tc>
        <w:tc>
          <w:tcPr>
            <w:tcW w:w="1642" w:type="dxa"/>
          </w:tcPr>
          <w:p w14:paraId="73CAF9B1"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Graduate</w:t>
            </w:r>
          </w:p>
        </w:tc>
        <w:tc>
          <w:tcPr>
            <w:tcW w:w="1189" w:type="dxa"/>
          </w:tcPr>
          <w:p w14:paraId="4CD9FD9A"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4</w:t>
            </w:r>
          </w:p>
        </w:tc>
        <w:tc>
          <w:tcPr>
            <w:tcW w:w="821" w:type="dxa"/>
          </w:tcPr>
          <w:p w14:paraId="61E2D1FD" w14:textId="77777777" w:rsidR="008C36F3" w:rsidRPr="003A7324" w:rsidRDefault="00E247FA" w:rsidP="003A7324">
            <w:pPr>
              <w:spacing w:before="20" w:after="20" w:line="360" w:lineRule="auto"/>
              <w:rPr>
                <w:rFonts w:ascii="Times New Roman" w:hAnsi="Times New Roman"/>
                <w:sz w:val="24"/>
                <w:szCs w:val="24"/>
              </w:rPr>
            </w:pPr>
            <w:r w:rsidRPr="003A7324">
              <w:rPr>
                <w:rFonts w:ascii="Times New Roman" w:hAnsi="Times New Roman"/>
                <w:sz w:val="24"/>
                <w:szCs w:val="24"/>
              </w:rPr>
              <w:t>Hybrid</w:t>
            </w:r>
          </w:p>
        </w:tc>
      </w:tr>
      <w:tr w:rsidR="008C36F3" w:rsidRPr="003A7324" w14:paraId="331ED849" w14:textId="77777777" w:rsidTr="008C36F3">
        <w:trPr>
          <w:cantSplit/>
          <w:jc w:val="center"/>
        </w:trPr>
        <w:tc>
          <w:tcPr>
            <w:tcW w:w="811" w:type="dxa"/>
            <w:shd w:val="clear" w:color="auto" w:fill="F5F7FB"/>
          </w:tcPr>
          <w:p w14:paraId="44DE1CB0"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2021</w:t>
            </w:r>
          </w:p>
        </w:tc>
        <w:tc>
          <w:tcPr>
            <w:tcW w:w="1160" w:type="dxa"/>
            <w:shd w:val="clear" w:color="auto" w:fill="F5F7FB"/>
          </w:tcPr>
          <w:p w14:paraId="17FF688D"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shd w:val="clear" w:color="auto" w:fill="F5F7FB"/>
          </w:tcPr>
          <w:p w14:paraId="3C5AB02E"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Intro to Statistical Reasoning–Lab</w:t>
            </w:r>
          </w:p>
        </w:tc>
        <w:tc>
          <w:tcPr>
            <w:tcW w:w="1333" w:type="dxa"/>
            <w:shd w:val="clear" w:color="auto" w:fill="F5F7FB"/>
          </w:tcPr>
          <w:p w14:paraId="7E25AF12"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215P</w:t>
            </w:r>
          </w:p>
        </w:tc>
        <w:tc>
          <w:tcPr>
            <w:tcW w:w="1642" w:type="dxa"/>
            <w:shd w:val="clear" w:color="auto" w:fill="F5F7FB"/>
          </w:tcPr>
          <w:p w14:paraId="06BA47FE"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shd w:val="clear" w:color="auto" w:fill="F5F7FB"/>
          </w:tcPr>
          <w:p w14:paraId="336897E4"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w:t>
            </w:r>
          </w:p>
        </w:tc>
        <w:tc>
          <w:tcPr>
            <w:tcW w:w="821" w:type="dxa"/>
            <w:shd w:val="clear" w:color="auto" w:fill="F5F7FB"/>
          </w:tcPr>
          <w:p w14:paraId="4E97DDA5" w14:textId="77777777" w:rsidR="008C36F3"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8C36F3" w:rsidRPr="003A7324" w14:paraId="3F0B5644" w14:textId="77777777" w:rsidTr="008C36F3">
        <w:trPr>
          <w:cantSplit/>
          <w:jc w:val="center"/>
        </w:trPr>
        <w:tc>
          <w:tcPr>
            <w:tcW w:w="811" w:type="dxa"/>
          </w:tcPr>
          <w:p w14:paraId="415C3E16"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2021</w:t>
            </w:r>
          </w:p>
        </w:tc>
        <w:tc>
          <w:tcPr>
            <w:tcW w:w="1160" w:type="dxa"/>
          </w:tcPr>
          <w:p w14:paraId="0AC6BC78"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2394" w:type="dxa"/>
          </w:tcPr>
          <w:p w14:paraId="0538FF58"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Intro to Statistical Reasoning–Lab</w:t>
            </w:r>
          </w:p>
        </w:tc>
        <w:tc>
          <w:tcPr>
            <w:tcW w:w="1333" w:type="dxa"/>
          </w:tcPr>
          <w:p w14:paraId="76A88BD6"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STA 215P</w:t>
            </w:r>
          </w:p>
        </w:tc>
        <w:tc>
          <w:tcPr>
            <w:tcW w:w="1642" w:type="dxa"/>
          </w:tcPr>
          <w:p w14:paraId="3B098BC6"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189" w:type="dxa"/>
          </w:tcPr>
          <w:p w14:paraId="78440EA8" w14:textId="77777777" w:rsidR="008C36F3" w:rsidRPr="003A7324" w:rsidRDefault="008C36F3" w:rsidP="003A7324">
            <w:pPr>
              <w:spacing w:before="20" w:after="20" w:line="360" w:lineRule="auto"/>
              <w:rPr>
                <w:rFonts w:ascii="Times New Roman" w:hAnsi="Times New Roman"/>
                <w:sz w:val="24"/>
                <w:szCs w:val="24"/>
              </w:rPr>
            </w:pPr>
            <w:r w:rsidRPr="003A7324">
              <w:rPr>
                <w:rFonts w:ascii="Times New Roman" w:hAnsi="Times New Roman"/>
                <w:sz w:val="24"/>
                <w:szCs w:val="24"/>
              </w:rPr>
              <w:t>2</w:t>
            </w:r>
          </w:p>
        </w:tc>
        <w:tc>
          <w:tcPr>
            <w:tcW w:w="821" w:type="dxa"/>
          </w:tcPr>
          <w:p w14:paraId="65F33A2A" w14:textId="77777777" w:rsidR="008C36F3"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bl>
    <w:p w14:paraId="30F955F5" w14:textId="77777777" w:rsidR="00933362" w:rsidRPr="003A7324" w:rsidRDefault="00344208" w:rsidP="003A7324">
      <w:pPr>
        <w:spacing w:line="360" w:lineRule="auto"/>
        <w:rPr>
          <w:rFonts w:ascii="Times New Roman" w:hAnsi="Times New Roman"/>
          <w:sz w:val="24"/>
          <w:szCs w:val="24"/>
        </w:rPr>
      </w:pPr>
      <w:r w:rsidRPr="003A7324">
        <w:rPr>
          <w:rFonts w:ascii="Times New Roman" w:hAnsi="Times New Roman"/>
          <w:i/>
          <w:sz w:val="24"/>
          <w:szCs w:val="24"/>
        </w:rPr>
        <w:t>* Indicates the course had not been taught for over six years prior to my instruction.</w:t>
      </w:r>
    </w:p>
    <w:p w14:paraId="68635704" w14:textId="77777777" w:rsidR="00933362" w:rsidRPr="003A7324" w:rsidRDefault="00933362" w:rsidP="003A7324">
      <w:pPr>
        <w:pStyle w:val="CVSubheading"/>
        <w:spacing w:line="360" w:lineRule="auto"/>
        <w:rPr>
          <w:rFonts w:ascii="Times New Roman" w:hAnsi="Times New Roman"/>
          <w:bCs/>
          <w:sz w:val="24"/>
          <w:szCs w:val="24"/>
        </w:rPr>
      </w:pPr>
      <w:r w:rsidRPr="003A7324">
        <w:rPr>
          <w:rFonts w:ascii="Times New Roman" w:hAnsi="Times New Roman"/>
          <w:bCs/>
          <w:sz w:val="24"/>
          <w:szCs w:val="24"/>
        </w:rPr>
        <w:t>Curriculum and Course Development</w:t>
      </w:r>
    </w:p>
    <w:p w14:paraId="460E2B70" w14:textId="77777777" w:rsidR="00933362" w:rsidRPr="003A7324" w:rsidRDefault="00933362" w:rsidP="003A7324">
      <w:pPr>
        <w:pStyle w:val="CVListItem"/>
        <w:numPr>
          <w:ilvl w:val="0"/>
          <w:numId w:val="34"/>
        </w:numPr>
        <w:spacing w:line="360" w:lineRule="auto"/>
        <w:ind w:left="432" w:hanging="432"/>
        <w:rPr>
          <w:rFonts w:ascii="Times New Roman" w:hAnsi="Times New Roman"/>
          <w:b/>
          <w:bCs/>
          <w:sz w:val="24"/>
          <w:szCs w:val="24"/>
        </w:rPr>
      </w:pPr>
      <w:r w:rsidRPr="003A7324">
        <w:rPr>
          <w:rFonts w:ascii="Times New Roman" w:hAnsi="Times New Roman"/>
          <w:b/>
          <w:bCs/>
          <w:sz w:val="24"/>
          <w:szCs w:val="24"/>
        </w:rPr>
        <w:t xml:space="preserve">BIOS 6980 – </w:t>
      </w:r>
      <w:r w:rsidRPr="003A7324">
        <w:rPr>
          <w:rFonts w:ascii="Times New Roman" w:hAnsi="Times New Roman"/>
          <w:i/>
          <w:iCs/>
          <w:sz w:val="24"/>
          <w:szCs w:val="24"/>
        </w:rPr>
        <w:t>Artificial Intelligence for Biomedical and Public Health Applications</w:t>
      </w:r>
      <w:r w:rsidRPr="003A7324">
        <w:rPr>
          <w:rFonts w:ascii="Times New Roman" w:hAnsi="Times New Roman"/>
          <w:sz w:val="24"/>
          <w:szCs w:val="24"/>
        </w:rPr>
        <w:t xml:space="preserve"> (Graduate, 3 credits), Tulane University, New Orleans, LA, USA. Developed  entire course including primary syllabus, assignments, and assessments; first offering scheduled Spring 2027.</w:t>
      </w:r>
    </w:p>
    <w:p w14:paraId="28A5529D" w14:textId="77777777" w:rsidR="00933362" w:rsidRPr="003A7324" w:rsidRDefault="00933362" w:rsidP="003A7324">
      <w:pPr>
        <w:pStyle w:val="CVListItem"/>
        <w:numPr>
          <w:ilvl w:val="0"/>
          <w:numId w:val="34"/>
        </w:numPr>
        <w:spacing w:line="360" w:lineRule="auto"/>
        <w:ind w:left="432" w:hanging="432"/>
        <w:rPr>
          <w:rFonts w:ascii="Times New Roman" w:hAnsi="Times New Roman"/>
          <w:sz w:val="24"/>
          <w:szCs w:val="24"/>
        </w:rPr>
      </w:pPr>
      <w:r w:rsidRPr="003A7324">
        <w:rPr>
          <w:rFonts w:ascii="Times New Roman" w:hAnsi="Times New Roman"/>
          <w:b/>
          <w:bCs/>
          <w:sz w:val="24"/>
          <w:szCs w:val="24"/>
        </w:rPr>
        <w:t xml:space="preserve">BIOS 6790 – </w:t>
      </w:r>
      <w:r w:rsidRPr="003A7324">
        <w:rPr>
          <w:rFonts w:ascii="Times New Roman" w:hAnsi="Times New Roman"/>
          <w:i/>
          <w:iCs/>
          <w:sz w:val="24"/>
          <w:szCs w:val="24"/>
        </w:rPr>
        <w:t>Responsible AI Ethics and Governance</w:t>
      </w:r>
      <w:r w:rsidRPr="003A7324">
        <w:rPr>
          <w:rFonts w:ascii="Times New Roman" w:hAnsi="Times New Roman"/>
          <w:sz w:val="24"/>
          <w:szCs w:val="24"/>
        </w:rPr>
        <w:t xml:space="preserve"> (Graduate, 3 credits), Tulane University, New Orleans, LA, USA. Developed  entire course including primary syllabus, assignments, and assessments; first offering scheduled Fall 2027</w:t>
      </w:r>
    </w:p>
    <w:p w14:paraId="695F0C3A" w14:textId="77777777" w:rsidR="00933362" w:rsidRDefault="00933362" w:rsidP="003A7324">
      <w:pPr>
        <w:pStyle w:val="CVListItem"/>
        <w:numPr>
          <w:ilvl w:val="0"/>
          <w:numId w:val="34"/>
        </w:numPr>
        <w:spacing w:line="360" w:lineRule="auto"/>
        <w:ind w:left="432" w:hanging="432"/>
        <w:rPr>
          <w:rFonts w:ascii="Times New Roman" w:hAnsi="Times New Roman"/>
          <w:sz w:val="24"/>
          <w:szCs w:val="24"/>
        </w:rPr>
      </w:pPr>
      <w:r w:rsidRPr="003A7324">
        <w:rPr>
          <w:rFonts w:ascii="Times New Roman" w:hAnsi="Times New Roman"/>
          <w:i/>
          <w:iCs/>
          <w:sz w:val="24"/>
          <w:szCs w:val="24"/>
        </w:rPr>
        <w:t>R for Biomedical and Public Health Data Science</w:t>
      </w:r>
      <w:r w:rsidRPr="003A7324">
        <w:rPr>
          <w:rFonts w:ascii="Times New Roman" w:hAnsi="Times New Roman"/>
          <w:sz w:val="24"/>
          <w:szCs w:val="24"/>
        </w:rPr>
        <w:t xml:space="preserve"> (3 Credits), Tulane University, New Orleans, LA, USA</w:t>
      </w:r>
    </w:p>
    <w:p w14:paraId="7E64F9F0" w14:textId="77777777" w:rsidR="006F1299" w:rsidRPr="003A7324" w:rsidRDefault="00344208" w:rsidP="003A7324">
      <w:pPr>
        <w:pStyle w:val="CVTableCaption"/>
        <w:spacing w:line="360" w:lineRule="auto"/>
        <w:rPr>
          <w:rFonts w:ascii="Times New Roman" w:hAnsi="Times New Roman"/>
          <w:sz w:val="24"/>
          <w:szCs w:val="24"/>
        </w:rPr>
      </w:pPr>
      <w:r w:rsidRPr="003A7324">
        <w:rPr>
          <w:rFonts w:ascii="Times New Roman" w:hAnsi="Times New Roman"/>
          <w:sz w:val="24"/>
          <w:szCs w:val="24"/>
        </w:rPr>
        <w:lastRenderedPageBreak/>
        <w:t>Table 3. Courses taught at Department of Mathematics and Statistics, East Tennessee State University, Johnson City, TN, USA (Fall 2013–Spring 2015)</w:t>
      </w:r>
    </w:p>
    <w:tbl>
      <w:tblPr>
        <w:tblStyle w:val="TableGrid"/>
        <w:tblW w:w="0" w:type="auto"/>
        <w:jc w:val="center"/>
        <w:tblBorders>
          <w:top w:val="single" w:sz="8" w:space="0" w:color="1F3864"/>
          <w:left w:val="nil"/>
          <w:bottom w:val="single" w:sz="8" w:space="0" w:color="1F3864"/>
          <w:right w:val="nil"/>
          <w:insideH w:val="single" w:sz="4" w:space="0" w:color="BFBFBF"/>
          <w:insideV w:val="single" w:sz="4" w:space="0" w:color="D9D9D9"/>
        </w:tblBorders>
        <w:tblCellMar>
          <w:top w:w="40" w:type="dxa"/>
          <w:left w:w="85" w:type="dxa"/>
          <w:bottom w:w="40" w:type="dxa"/>
          <w:right w:w="85" w:type="dxa"/>
        </w:tblCellMar>
        <w:tblLook w:val="04A0" w:firstRow="1" w:lastRow="0" w:firstColumn="1" w:lastColumn="0" w:noHBand="0" w:noVBand="1"/>
      </w:tblPr>
      <w:tblGrid>
        <w:gridCol w:w="1198"/>
        <w:gridCol w:w="1380"/>
        <w:gridCol w:w="1438"/>
        <w:gridCol w:w="1294"/>
        <w:gridCol w:w="1640"/>
        <w:gridCol w:w="1306"/>
        <w:gridCol w:w="1104"/>
      </w:tblGrid>
      <w:tr w:rsidR="00D97409" w:rsidRPr="003A7324" w14:paraId="2B699BB5" w14:textId="77777777" w:rsidTr="00D97409">
        <w:trPr>
          <w:cantSplit/>
          <w:tblHeader/>
          <w:jc w:val="center"/>
        </w:trPr>
        <w:tc>
          <w:tcPr>
            <w:tcW w:w="1217" w:type="dxa"/>
            <w:shd w:val="clear" w:color="auto" w:fill="DCE3EF"/>
          </w:tcPr>
          <w:p w14:paraId="02D56979"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Year</w:t>
            </w:r>
          </w:p>
        </w:tc>
        <w:tc>
          <w:tcPr>
            <w:tcW w:w="1391" w:type="dxa"/>
            <w:shd w:val="clear" w:color="auto" w:fill="DCE3EF"/>
          </w:tcPr>
          <w:p w14:paraId="503BEF0B"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Semester</w:t>
            </w:r>
          </w:p>
        </w:tc>
        <w:tc>
          <w:tcPr>
            <w:tcW w:w="1446" w:type="dxa"/>
            <w:shd w:val="clear" w:color="auto" w:fill="DCE3EF"/>
          </w:tcPr>
          <w:p w14:paraId="264E59A8"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Course</w:t>
            </w:r>
          </w:p>
        </w:tc>
        <w:tc>
          <w:tcPr>
            <w:tcW w:w="1309" w:type="dxa"/>
            <w:shd w:val="clear" w:color="auto" w:fill="DCE3EF"/>
          </w:tcPr>
          <w:p w14:paraId="26D258A6"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Course code</w:t>
            </w:r>
          </w:p>
        </w:tc>
        <w:tc>
          <w:tcPr>
            <w:tcW w:w="1642" w:type="dxa"/>
            <w:shd w:val="clear" w:color="auto" w:fill="DCE3EF"/>
          </w:tcPr>
          <w:p w14:paraId="6E9FB13E"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Level</w:t>
            </w:r>
          </w:p>
        </w:tc>
        <w:tc>
          <w:tcPr>
            <w:tcW w:w="1320" w:type="dxa"/>
            <w:shd w:val="clear" w:color="auto" w:fill="DCE3EF"/>
          </w:tcPr>
          <w:p w14:paraId="7F5F88A9"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Credits</w:t>
            </w:r>
          </w:p>
        </w:tc>
        <w:tc>
          <w:tcPr>
            <w:tcW w:w="1025" w:type="dxa"/>
            <w:shd w:val="clear" w:color="auto" w:fill="DCE3EF"/>
          </w:tcPr>
          <w:p w14:paraId="0F0AC664" w14:textId="77777777" w:rsidR="00D97409" w:rsidRPr="003A7324" w:rsidRDefault="00D97409" w:rsidP="003A7324">
            <w:pPr>
              <w:keepNext/>
              <w:spacing w:before="20" w:after="20" w:line="360" w:lineRule="auto"/>
              <w:rPr>
                <w:rFonts w:ascii="Times New Roman" w:hAnsi="Times New Roman"/>
                <w:b/>
                <w:sz w:val="24"/>
                <w:szCs w:val="24"/>
              </w:rPr>
            </w:pPr>
            <w:r w:rsidRPr="003A7324">
              <w:rPr>
                <w:rFonts w:ascii="Times New Roman" w:hAnsi="Times New Roman"/>
                <w:b/>
                <w:color w:val="1F3864"/>
                <w:sz w:val="24"/>
                <w:szCs w:val="24"/>
              </w:rPr>
              <w:t>Modality</w:t>
            </w:r>
          </w:p>
        </w:tc>
      </w:tr>
      <w:tr w:rsidR="00D97409" w:rsidRPr="003A7324" w14:paraId="7D11B0A3" w14:textId="77777777" w:rsidTr="00D97409">
        <w:trPr>
          <w:cantSplit/>
          <w:jc w:val="center"/>
        </w:trPr>
        <w:tc>
          <w:tcPr>
            <w:tcW w:w="1217" w:type="dxa"/>
          </w:tcPr>
          <w:p w14:paraId="0D873D22"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2015</w:t>
            </w:r>
          </w:p>
        </w:tc>
        <w:tc>
          <w:tcPr>
            <w:tcW w:w="1391" w:type="dxa"/>
          </w:tcPr>
          <w:p w14:paraId="1840F4AE"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1446" w:type="dxa"/>
          </w:tcPr>
          <w:p w14:paraId="0EF77AF3"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Probability &amp; Statistics–Non-calculus</w:t>
            </w:r>
          </w:p>
        </w:tc>
        <w:tc>
          <w:tcPr>
            <w:tcW w:w="1309" w:type="dxa"/>
          </w:tcPr>
          <w:p w14:paraId="4734778C"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MATH 1530</w:t>
            </w:r>
          </w:p>
        </w:tc>
        <w:tc>
          <w:tcPr>
            <w:tcW w:w="1642" w:type="dxa"/>
          </w:tcPr>
          <w:p w14:paraId="42DB0356"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320" w:type="dxa"/>
          </w:tcPr>
          <w:p w14:paraId="671BCD09"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1025" w:type="dxa"/>
          </w:tcPr>
          <w:p w14:paraId="3095C775"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D97409" w:rsidRPr="003A7324" w14:paraId="1224082F" w14:textId="77777777" w:rsidTr="00D97409">
        <w:trPr>
          <w:cantSplit/>
          <w:jc w:val="center"/>
        </w:trPr>
        <w:tc>
          <w:tcPr>
            <w:tcW w:w="1217" w:type="dxa"/>
            <w:shd w:val="clear" w:color="auto" w:fill="F5F7FB"/>
          </w:tcPr>
          <w:p w14:paraId="2AB254F4"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2015</w:t>
            </w:r>
          </w:p>
        </w:tc>
        <w:tc>
          <w:tcPr>
            <w:tcW w:w="1391" w:type="dxa"/>
            <w:shd w:val="clear" w:color="auto" w:fill="F5F7FB"/>
          </w:tcPr>
          <w:p w14:paraId="1671D24F"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Spring</w:t>
            </w:r>
          </w:p>
        </w:tc>
        <w:tc>
          <w:tcPr>
            <w:tcW w:w="1446" w:type="dxa"/>
            <w:shd w:val="clear" w:color="auto" w:fill="F5F7FB"/>
          </w:tcPr>
          <w:p w14:paraId="279DE6FC"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Prob. &amp; Stats–Learning Support</w:t>
            </w:r>
          </w:p>
        </w:tc>
        <w:tc>
          <w:tcPr>
            <w:tcW w:w="1309" w:type="dxa"/>
            <w:shd w:val="clear" w:color="auto" w:fill="F5F7FB"/>
          </w:tcPr>
          <w:p w14:paraId="6FB3138E"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MATH 1530L</w:t>
            </w:r>
          </w:p>
        </w:tc>
        <w:tc>
          <w:tcPr>
            <w:tcW w:w="1642" w:type="dxa"/>
            <w:shd w:val="clear" w:color="auto" w:fill="F5F7FB"/>
          </w:tcPr>
          <w:p w14:paraId="44022FC3"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320" w:type="dxa"/>
            <w:shd w:val="clear" w:color="auto" w:fill="F5F7FB"/>
          </w:tcPr>
          <w:p w14:paraId="22EF2B60"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4</w:t>
            </w:r>
          </w:p>
        </w:tc>
        <w:tc>
          <w:tcPr>
            <w:tcW w:w="1025" w:type="dxa"/>
            <w:shd w:val="clear" w:color="auto" w:fill="F5F7FB"/>
          </w:tcPr>
          <w:p w14:paraId="4C5FCC0E"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D97409" w:rsidRPr="003A7324" w14:paraId="160C6CAD" w14:textId="77777777" w:rsidTr="00D97409">
        <w:trPr>
          <w:cantSplit/>
          <w:jc w:val="center"/>
        </w:trPr>
        <w:tc>
          <w:tcPr>
            <w:tcW w:w="1217" w:type="dxa"/>
          </w:tcPr>
          <w:p w14:paraId="0B5AB76A"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2014</w:t>
            </w:r>
          </w:p>
        </w:tc>
        <w:tc>
          <w:tcPr>
            <w:tcW w:w="1391" w:type="dxa"/>
          </w:tcPr>
          <w:p w14:paraId="323B03CC"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1446" w:type="dxa"/>
          </w:tcPr>
          <w:p w14:paraId="1D0D7BFC"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Probability &amp; Statistics–Non-calculus</w:t>
            </w:r>
          </w:p>
        </w:tc>
        <w:tc>
          <w:tcPr>
            <w:tcW w:w="1309" w:type="dxa"/>
          </w:tcPr>
          <w:p w14:paraId="295A21FA"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MATH 1530</w:t>
            </w:r>
          </w:p>
        </w:tc>
        <w:tc>
          <w:tcPr>
            <w:tcW w:w="1642" w:type="dxa"/>
          </w:tcPr>
          <w:p w14:paraId="01D64CD7"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320" w:type="dxa"/>
          </w:tcPr>
          <w:p w14:paraId="154E7F7E"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1025" w:type="dxa"/>
          </w:tcPr>
          <w:p w14:paraId="7F7DBEC4"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D97409" w:rsidRPr="003A7324" w14:paraId="668DEE88" w14:textId="77777777" w:rsidTr="00D97409">
        <w:trPr>
          <w:cantSplit/>
          <w:jc w:val="center"/>
        </w:trPr>
        <w:tc>
          <w:tcPr>
            <w:tcW w:w="1217" w:type="dxa"/>
            <w:shd w:val="clear" w:color="auto" w:fill="F5F7FB"/>
          </w:tcPr>
          <w:p w14:paraId="75B1EBE8"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2014</w:t>
            </w:r>
          </w:p>
        </w:tc>
        <w:tc>
          <w:tcPr>
            <w:tcW w:w="1391" w:type="dxa"/>
            <w:shd w:val="clear" w:color="auto" w:fill="F5F7FB"/>
          </w:tcPr>
          <w:p w14:paraId="45B412ED"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1446" w:type="dxa"/>
            <w:shd w:val="clear" w:color="auto" w:fill="F5F7FB"/>
          </w:tcPr>
          <w:p w14:paraId="2846DA74"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Prob. &amp; Stats–Learning Support</w:t>
            </w:r>
          </w:p>
        </w:tc>
        <w:tc>
          <w:tcPr>
            <w:tcW w:w="1309" w:type="dxa"/>
            <w:shd w:val="clear" w:color="auto" w:fill="F5F7FB"/>
          </w:tcPr>
          <w:p w14:paraId="41374B23"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MATH 1530L</w:t>
            </w:r>
          </w:p>
        </w:tc>
        <w:tc>
          <w:tcPr>
            <w:tcW w:w="1642" w:type="dxa"/>
            <w:shd w:val="clear" w:color="auto" w:fill="F5F7FB"/>
          </w:tcPr>
          <w:p w14:paraId="014A63FF"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320" w:type="dxa"/>
            <w:shd w:val="clear" w:color="auto" w:fill="F5F7FB"/>
          </w:tcPr>
          <w:p w14:paraId="1DEADECB"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4</w:t>
            </w:r>
          </w:p>
        </w:tc>
        <w:tc>
          <w:tcPr>
            <w:tcW w:w="1025" w:type="dxa"/>
            <w:shd w:val="clear" w:color="auto" w:fill="F5F7FB"/>
          </w:tcPr>
          <w:p w14:paraId="5671CB37"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D97409" w:rsidRPr="003A7324" w14:paraId="393A9607" w14:textId="77777777" w:rsidTr="00D97409">
        <w:trPr>
          <w:cantSplit/>
          <w:jc w:val="center"/>
        </w:trPr>
        <w:tc>
          <w:tcPr>
            <w:tcW w:w="1217" w:type="dxa"/>
          </w:tcPr>
          <w:p w14:paraId="6E04CEFD"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2014</w:t>
            </w:r>
          </w:p>
        </w:tc>
        <w:tc>
          <w:tcPr>
            <w:tcW w:w="1391" w:type="dxa"/>
          </w:tcPr>
          <w:p w14:paraId="4985BC37"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Summer</w:t>
            </w:r>
          </w:p>
        </w:tc>
        <w:tc>
          <w:tcPr>
            <w:tcW w:w="1446" w:type="dxa"/>
          </w:tcPr>
          <w:p w14:paraId="2A927102"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Probability &amp; Statistics–Non-calculus</w:t>
            </w:r>
          </w:p>
        </w:tc>
        <w:tc>
          <w:tcPr>
            <w:tcW w:w="1309" w:type="dxa"/>
          </w:tcPr>
          <w:p w14:paraId="4F062A33"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MATH 1530</w:t>
            </w:r>
          </w:p>
        </w:tc>
        <w:tc>
          <w:tcPr>
            <w:tcW w:w="1642" w:type="dxa"/>
          </w:tcPr>
          <w:p w14:paraId="3A8DC384"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320" w:type="dxa"/>
          </w:tcPr>
          <w:p w14:paraId="6B926263"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3</w:t>
            </w:r>
          </w:p>
        </w:tc>
        <w:tc>
          <w:tcPr>
            <w:tcW w:w="1025" w:type="dxa"/>
          </w:tcPr>
          <w:p w14:paraId="69D55C16"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D97409" w:rsidRPr="003A7324" w14:paraId="05D84BD8" w14:textId="77777777" w:rsidTr="00D97409">
        <w:trPr>
          <w:cantSplit/>
          <w:jc w:val="center"/>
        </w:trPr>
        <w:tc>
          <w:tcPr>
            <w:tcW w:w="1217" w:type="dxa"/>
            <w:shd w:val="clear" w:color="auto" w:fill="F5F7FB"/>
          </w:tcPr>
          <w:p w14:paraId="179A62D0"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2013</w:t>
            </w:r>
          </w:p>
        </w:tc>
        <w:tc>
          <w:tcPr>
            <w:tcW w:w="1391" w:type="dxa"/>
            <w:shd w:val="clear" w:color="auto" w:fill="F5F7FB"/>
          </w:tcPr>
          <w:p w14:paraId="18CD77FE"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Fall</w:t>
            </w:r>
          </w:p>
        </w:tc>
        <w:tc>
          <w:tcPr>
            <w:tcW w:w="1446" w:type="dxa"/>
            <w:shd w:val="clear" w:color="auto" w:fill="F5F7FB"/>
          </w:tcPr>
          <w:p w14:paraId="1D81081E"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Prob. &amp; Stats–Learning Support</w:t>
            </w:r>
          </w:p>
        </w:tc>
        <w:tc>
          <w:tcPr>
            <w:tcW w:w="1309" w:type="dxa"/>
            <w:shd w:val="clear" w:color="auto" w:fill="F5F7FB"/>
          </w:tcPr>
          <w:p w14:paraId="7A212D41"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MATH 1530L</w:t>
            </w:r>
          </w:p>
        </w:tc>
        <w:tc>
          <w:tcPr>
            <w:tcW w:w="1642" w:type="dxa"/>
            <w:shd w:val="clear" w:color="auto" w:fill="F5F7FB"/>
          </w:tcPr>
          <w:p w14:paraId="65D205F4"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Undergraduate</w:t>
            </w:r>
          </w:p>
        </w:tc>
        <w:tc>
          <w:tcPr>
            <w:tcW w:w="1320" w:type="dxa"/>
            <w:shd w:val="clear" w:color="auto" w:fill="F5F7FB"/>
          </w:tcPr>
          <w:p w14:paraId="453B5ED9"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4</w:t>
            </w:r>
          </w:p>
        </w:tc>
        <w:tc>
          <w:tcPr>
            <w:tcW w:w="1025" w:type="dxa"/>
            <w:shd w:val="clear" w:color="auto" w:fill="F5F7FB"/>
          </w:tcPr>
          <w:p w14:paraId="11B27251"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bl>
    <w:p w14:paraId="55E25CB5" w14:textId="77777777" w:rsidR="006F1299" w:rsidRPr="003A7324" w:rsidRDefault="00344208" w:rsidP="003A7324">
      <w:pPr>
        <w:pStyle w:val="CVTableCaption"/>
        <w:spacing w:line="360" w:lineRule="auto"/>
        <w:rPr>
          <w:rFonts w:ascii="Times New Roman" w:hAnsi="Times New Roman"/>
          <w:sz w:val="24"/>
          <w:szCs w:val="24"/>
        </w:rPr>
      </w:pPr>
      <w:r w:rsidRPr="003A7324">
        <w:rPr>
          <w:rFonts w:ascii="Times New Roman" w:hAnsi="Times New Roman"/>
          <w:sz w:val="24"/>
          <w:szCs w:val="24"/>
        </w:rPr>
        <w:lastRenderedPageBreak/>
        <w:t>Table 4. Other Teaching Experience</w:t>
      </w:r>
    </w:p>
    <w:tbl>
      <w:tblPr>
        <w:tblStyle w:val="TableGrid"/>
        <w:tblW w:w="0" w:type="auto"/>
        <w:jc w:val="center"/>
        <w:tblBorders>
          <w:top w:val="single" w:sz="8" w:space="0" w:color="1F3864"/>
          <w:left w:val="nil"/>
          <w:bottom w:val="single" w:sz="8" w:space="0" w:color="1F3864"/>
          <w:right w:val="nil"/>
          <w:insideH w:val="single" w:sz="4" w:space="0" w:color="BFBFBF"/>
          <w:insideV w:val="single" w:sz="4" w:space="0" w:color="D9D9D9"/>
        </w:tblBorders>
        <w:tblCellMar>
          <w:top w:w="40" w:type="dxa"/>
          <w:left w:w="85" w:type="dxa"/>
          <w:bottom w:w="40" w:type="dxa"/>
          <w:right w:w="85" w:type="dxa"/>
        </w:tblCellMar>
        <w:tblLook w:val="04A0" w:firstRow="1" w:lastRow="0" w:firstColumn="1" w:lastColumn="0" w:noHBand="0" w:noVBand="1"/>
      </w:tblPr>
      <w:tblGrid>
        <w:gridCol w:w="1658"/>
        <w:gridCol w:w="1746"/>
        <w:gridCol w:w="1532"/>
        <w:gridCol w:w="1492"/>
        <w:gridCol w:w="1666"/>
        <w:gridCol w:w="1256"/>
      </w:tblGrid>
      <w:tr w:rsidR="00D97409" w:rsidRPr="003A7324" w14:paraId="00188C57" w14:textId="77777777" w:rsidTr="00D97409">
        <w:trPr>
          <w:cantSplit/>
          <w:tblHeader/>
          <w:jc w:val="center"/>
        </w:trPr>
        <w:tc>
          <w:tcPr>
            <w:tcW w:w="1658" w:type="dxa"/>
            <w:shd w:val="clear" w:color="auto" w:fill="DCE3EF"/>
          </w:tcPr>
          <w:p w14:paraId="680B7148"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Institution</w:t>
            </w:r>
          </w:p>
        </w:tc>
        <w:tc>
          <w:tcPr>
            <w:tcW w:w="1746" w:type="dxa"/>
            <w:shd w:val="clear" w:color="auto" w:fill="DCE3EF"/>
          </w:tcPr>
          <w:p w14:paraId="1A05B5B8"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Course</w:t>
            </w:r>
          </w:p>
        </w:tc>
        <w:tc>
          <w:tcPr>
            <w:tcW w:w="1532" w:type="dxa"/>
            <w:shd w:val="clear" w:color="auto" w:fill="DCE3EF"/>
          </w:tcPr>
          <w:p w14:paraId="68191029"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Times Taught</w:t>
            </w:r>
          </w:p>
        </w:tc>
        <w:tc>
          <w:tcPr>
            <w:tcW w:w="1492" w:type="dxa"/>
            <w:shd w:val="clear" w:color="auto" w:fill="DCE3EF"/>
          </w:tcPr>
          <w:p w14:paraId="248DD734"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Mode</w:t>
            </w:r>
          </w:p>
        </w:tc>
        <w:tc>
          <w:tcPr>
            <w:tcW w:w="1666" w:type="dxa"/>
            <w:shd w:val="clear" w:color="auto" w:fill="DCE3EF"/>
          </w:tcPr>
          <w:p w14:paraId="7085A55A"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Level</w:t>
            </w:r>
          </w:p>
        </w:tc>
        <w:tc>
          <w:tcPr>
            <w:tcW w:w="1256" w:type="dxa"/>
            <w:shd w:val="clear" w:color="auto" w:fill="DCE3EF"/>
          </w:tcPr>
          <w:p w14:paraId="52256821" w14:textId="77777777" w:rsidR="00D97409" w:rsidRPr="003A7324" w:rsidRDefault="00D97409" w:rsidP="003A7324">
            <w:pPr>
              <w:keepNext/>
              <w:spacing w:before="20" w:after="20" w:line="360" w:lineRule="auto"/>
              <w:rPr>
                <w:rFonts w:ascii="Times New Roman" w:hAnsi="Times New Roman"/>
                <w:b/>
                <w:sz w:val="24"/>
                <w:szCs w:val="24"/>
              </w:rPr>
            </w:pPr>
            <w:r w:rsidRPr="003A7324">
              <w:rPr>
                <w:rFonts w:ascii="Times New Roman" w:hAnsi="Times New Roman"/>
                <w:b/>
                <w:color w:val="1F3864"/>
                <w:sz w:val="24"/>
                <w:szCs w:val="24"/>
              </w:rPr>
              <w:t>Modality</w:t>
            </w:r>
          </w:p>
        </w:tc>
      </w:tr>
      <w:tr w:rsidR="00D97409" w:rsidRPr="003A7324" w14:paraId="33CC4AB8" w14:textId="77777777" w:rsidTr="00D97409">
        <w:trPr>
          <w:cantSplit/>
          <w:jc w:val="center"/>
        </w:trPr>
        <w:tc>
          <w:tcPr>
            <w:tcW w:w="1658" w:type="dxa"/>
          </w:tcPr>
          <w:p w14:paraId="48CC8A9F"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Wesley Girls’ HS, Ghana (2009–2013)</w:t>
            </w:r>
          </w:p>
        </w:tc>
        <w:tc>
          <w:tcPr>
            <w:tcW w:w="1746" w:type="dxa"/>
          </w:tcPr>
          <w:p w14:paraId="69EEC543"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Elective/Core Mathematics</w:t>
            </w:r>
          </w:p>
        </w:tc>
        <w:tc>
          <w:tcPr>
            <w:tcW w:w="1532" w:type="dxa"/>
          </w:tcPr>
          <w:p w14:paraId="0812781B"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18</w:t>
            </w:r>
          </w:p>
        </w:tc>
        <w:tc>
          <w:tcPr>
            <w:tcW w:w="1492" w:type="dxa"/>
          </w:tcPr>
          <w:p w14:paraId="47965257"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c>
          <w:tcPr>
            <w:tcW w:w="1666" w:type="dxa"/>
          </w:tcPr>
          <w:p w14:paraId="6CE1A5B9"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HS</w:t>
            </w:r>
          </w:p>
        </w:tc>
        <w:tc>
          <w:tcPr>
            <w:tcW w:w="1256" w:type="dxa"/>
          </w:tcPr>
          <w:p w14:paraId="279FAD69"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D97409" w:rsidRPr="003A7324" w14:paraId="20521D5F" w14:textId="77777777" w:rsidTr="00D97409">
        <w:trPr>
          <w:cantSplit/>
          <w:jc w:val="center"/>
        </w:trPr>
        <w:tc>
          <w:tcPr>
            <w:tcW w:w="1658" w:type="dxa"/>
            <w:shd w:val="clear" w:color="auto" w:fill="F5F7FB"/>
          </w:tcPr>
          <w:p w14:paraId="3F5B49D0"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Montessori Jr HS, Ghana (2006–2007)</w:t>
            </w:r>
          </w:p>
        </w:tc>
        <w:tc>
          <w:tcPr>
            <w:tcW w:w="1746" w:type="dxa"/>
            <w:shd w:val="clear" w:color="auto" w:fill="F5F7FB"/>
          </w:tcPr>
          <w:p w14:paraId="2C2B89A7"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All Elementary Subjects</w:t>
            </w:r>
          </w:p>
        </w:tc>
        <w:tc>
          <w:tcPr>
            <w:tcW w:w="1532" w:type="dxa"/>
            <w:shd w:val="clear" w:color="auto" w:fill="F5F7FB"/>
          </w:tcPr>
          <w:p w14:paraId="1D4CA463"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9</w:t>
            </w:r>
          </w:p>
        </w:tc>
        <w:tc>
          <w:tcPr>
            <w:tcW w:w="1492" w:type="dxa"/>
            <w:shd w:val="clear" w:color="auto" w:fill="F5F7FB"/>
          </w:tcPr>
          <w:p w14:paraId="204B1FD7"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c>
          <w:tcPr>
            <w:tcW w:w="1666" w:type="dxa"/>
            <w:shd w:val="clear" w:color="auto" w:fill="F5F7FB"/>
          </w:tcPr>
          <w:p w14:paraId="7D114595"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Elementary</w:t>
            </w:r>
          </w:p>
        </w:tc>
        <w:tc>
          <w:tcPr>
            <w:tcW w:w="1256" w:type="dxa"/>
            <w:shd w:val="clear" w:color="auto" w:fill="F5F7FB"/>
          </w:tcPr>
          <w:p w14:paraId="1AA7541A" w14:textId="77777777" w:rsidR="00D97409" w:rsidRPr="003A7324" w:rsidRDefault="00D97409"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In-person</w:t>
            </w:r>
          </w:p>
        </w:tc>
      </w:tr>
      <w:tr w:rsidR="00D97409" w:rsidRPr="003A7324" w14:paraId="5BF76E4D" w14:textId="77777777" w:rsidTr="00D97409">
        <w:trPr>
          <w:cantSplit/>
          <w:jc w:val="center"/>
        </w:trPr>
        <w:tc>
          <w:tcPr>
            <w:tcW w:w="1658" w:type="dxa"/>
          </w:tcPr>
          <w:p w14:paraId="093D9AA2"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Cherish International School, Ghana (2004–2006)</w:t>
            </w:r>
          </w:p>
        </w:tc>
        <w:tc>
          <w:tcPr>
            <w:tcW w:w="1746" w:type="dxa"/>
          </w:tcPr>
          <w:p w14:paraId="1B61F984"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All Elementary Subjects</w:t>
            </w:r>
          </w:p>
        </w:tc>
        <w:tc>
          <w:tcPr>
            <w:tcW w:w="1532" w:type="dxa"/>
          </w:tcPr>
          <w:p w14:paraId="18AE0D6E"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9</w:t>
            </w:r>
          </w:p>
        </w:tc>
        <w:tc>
          <w:tcPr>
            <w:tcW w:w="1492" w:type="dxa"/>
          </w:tcPr>
          <w:p w14:paraId="6845EB95"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c>
          <w:tcPr>
            <w:tcW w:w="1666" w:type="dxa"/>
          </w:tcPr>
          <w:p w14:paraId="5D6B9CED"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Elementary</w:t>
            </w:r>
          </w:p>
        </w:tc>
        <w:tc>
          <w:tcPr>
            <w:tcW w:w="1256" w:type="dxa"/>
          </w:tcPr>
          <w:p w14:paraId="04701C39" w14:textId="77777777" w:rsidR="00D97409" w:rsidRPr="003A7324" w:rsidRDefault="00D97409" w:rsidP="003A7324">
            <w:pPr>
              <w:spacing w:before="20" w:after="20" w:line="360" w:lineRule="auto"/>
              <w:rPr>
                <w:rFonts w:ascii="Times New Roman" w:hAnsi="Times New Roman"/>
                <w:sz w:val="24"/>
                <w:szCs w:val="24"/>
              </w:rPr>
            </w:pPr>
            <w:r w:rsidRPr="003A7324">
              <w:rPr>
                <w:rFonts w:ascii="Times New Roman" w:hAnsi="Times New Roman"/>
                <w:sz w:val="24"/>
                <w:szCs w:val="24"/>
              </w:rPr>
              <w:t>In-person</w:t>
            </w:r>
          </w:p>
        </w:tc>
      </w:tr>
    </w:tbl>
    <w:p w14:paraId="3E4F77A2"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STUDENT EVALUATIONS</w:t>
      </w:r>
    </w:p>
    <w:p w14:paraId="09AD5EC4" w14:textId="77777777" w:rsidR="00654091" w:rsidRPr="003A7324" w:rsidRDefault="00654091" w:rsidP="003A7324">
      <w:pPr>
        <w:pStyle w:val="CVTableCaption"/>
        <w:spacing w:line="360" w:lineRule="auto"/>
        <w:rPr>
          <w:rFonts w:ascii="Times New Roman" w:hAnsi="Times New Roman"/>
          <w:bCs/>
          <w:sz w:val="24"/>
          <w:szCs w:val="24"/>
          <w:lang w:bidi="hi-IN"/>
        </w:rPr>
      </w:pPr>
      <w:r w:rsidRPr="003A7324">
        <w:rPr>
          <w:rFonts w:ascii="Times New Roman" w:hAnsi="Times New Roman"/>
          <w:bCs/>
          <w:sz w:val="24"/>
          <w:szCs w:val="24"/>
          <w:lang w:bidi="hi-IN"/>
        </w:rPr>
        <w:t>Table 5. Student Course Evaluation Results, Tulane University, New Orleans, LA, USA</w:t>
      </w:r>
      <w:r w:rsidRPr="003A7324">
        <w:rPr>
          <w:rFonts w:ascii="Times New Roman" w:hAnsi="Times New Roman"/>
          <w:bCs/>
          <w:sz w:val="24"/>
          <w:szCs w:val="24"/>
          <w:lang w:bidi="hi-IN"/>
        </w:rPr>
        <w:br/>
      </w:r>
      <w:r w:rsidRPr="003A7324">
        <w:rPr>
          <w:rFonts w:ascii="Times New Roman" w:hAnsi="Times New Roman"/>
          <w:bCs/>
          <w:iCs/>
          <w:sz w:val="24"/>
          <w:szCs w:val="24"/>
          <w:lang w:bidi="hi-IN"/>
        </w:rPr>
        <w:t>Item:</w:t>
      </w:r>
      <w:r w:rsidRPr="003A7324">
        <w:rPr>
          <w:rFonts w:ascii="Times New Roman" w:hAnsi="Times New Roman"/>
          <w:bCs/>
          <w:sz w:val="24"/>
          <w:szCs w:val="24"/>
          <w:lang w:bidi="hi-IN"/>
        </w:rPr>
        <w:t xml:space="preserve"> </w:t>
      </w:r>
      <w:r w:rsidRPr="003A7324">
        <w:rPr>
          <w:rFonts w:ascii="Times New Roman" w:hAnsi="Times New Roman"/>
          <w:sz w:val="24"/>
          <w:szCs w:val="24"/>
          <w:lang w:bidi="hi-IN"/>
        </w:rPr>
        <w:t>“Overall, I would recommend this professor (Samuel Kakraba)”</w:t>
      </w:r>
    </w:p>
    <w:tbl>
      <w:tblPr>
        <w:tblStyle w:val="TableGrid"/>
        <w:tblW w:w="0" w:type="auto"/>
        <w:jc w:val="center"/>
        <w:tblBorders>
          <w:top w:val="single" w:sz="8" w:space="0" w:color="1F3864"/>
          <w:left w:val="nil"/>
          <w:bottom w:val="single" w:sz="8" w:space="0" w:color="1F3864"/>
          <w:right w:val="nil"/>
          <w:insideH w:val="single" w:sz="4" w:space="0" w:color="BFBFBF"/>
          <w:insideV w:val="single" w:sz="4" w:space="0" w:color="D9D9D9"/>
        </w:tblBorders>
        <w:tblCellMar>
          <w:top w:w="40" w:type="dxa"/>
          <w:left w:w="85" w:type="dxa"/>
          <w:bottom w:w="40" w:type="dxa"/>
          <w:right w:w="85" w:type="dxa"/>
        </w:tblCellMar>
        <w:tblLook w:val="04A0" w:firstRow="1" w:lastRow="0" w:firstColumn="1" w:lastColumn="0" w:noHBand="0" w:noVBand="1"/>
      </w:tblPr>
      <w:tblGrid>
        <w:gridCol w:w="1795"/>
        <w:gridCol w:w="2070"/>
        <w:gridCol w:w="1890"/>
        <w:gridCol w:w="3595"/>
      </w:tblGrid>
      <w:tr w:rsidR="00505310" w:rsidRPr="003A7324" w14:paraId="7DE16AE6" w14:textId="77777777" w:rsidTr="003E089A">
        <w:trPr>
          <w:cantSplit/>
          <w:tblHeader/>
          <w:jc w:val="center"/>
        </w:trPr>
        <w:tc>
          <w:tcPr>
            <w:tcW w:w="1795" w:type="dxa"/>
            <w:shd w:val="clear" w:color="auto" w:fill="DCE3EF"/>
          </w:tcPr>
          <w:p w14:paraId="5B1941AB" w14:textId="77777777" w:rsidR="00505310" w:rsidRPr="003A7324" w:rsidRDefault="00505310"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Course/CRN</w:t>
            </w:r>
          </w:p>
        </w:tc>
        <w:tc>
          <w:tcPr>
            <w:tcW w:w="2070" w:type="dxa"/>
            <w:shd w:val="clear" w:color="auto" w:fill="DCE3EF"/>
          </w:tcPr>
          <w:p w14:paraId="72F92D5C" w14:textId="77777777" w:rsidR="00505310" w:rsidRPr="003A7324" w:rsidRDefault="00505310"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Course Title</w:t>
            </w:r>
          </w:p>
        </w:tc>
        <w:tc>
          <w:tcPr>
            <w:tcW w:w="1890" w:type="dxa"/>
            <w:shd w:val="clear" w:color="auto" w:fill="DCE3EF"/>
          </w:tcPr>
          <w:p w14:paraId="5C4E265F" w14:textId="77777777" w:rsidR="00505310" w:rsidRPr="003A7324" w:rsidRDefault="00505310"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Semester</w:t>
            </w:r>
          </w:p>
        </w:tc>
        <w:tc>
          <w:tcPr>
            <w:tcW w:w="3595" w:type="dxa"/>
            <w:shd w:val="clear" w:color="auto" w:fill="DCE3EF"/>
          </w:tcPr>
          <w:p w14:paraId="3D22DF68" w14:textId="77777777" w:rsidR="00505310" w:rsidRPr="003A7324" w:rsidRDefault="003E089A" w:rsidP="003A7324">
            <w:pPr>
              <w:keepNext/>
              <w:spacing w:before="20" w:after="20" w:line="360" w:lineRule="auto"/>
              <w:rPr>
                <w:rFonts w:ascii="Times New Roman" w:hAnsi="Times New Roman"/>
                <w:sz w:val="24"/>
                <w:szCs w:val="24"/>
              </w:rPr>
            </w:pPr>
            <w:r w:rsidRPr="003A7324">
              <w:rPr>
                <w:rFonts w:ascii="Times New Roman" w:hAnsi="Times New Roman"/>
                <w:b/>
                <w:bCs/>
                <w:color w:val="1F3864"/>
                <w:sz w:val="24"/>
                <w:szCs w:val="24"/>
              </w:rPr>
              <w:t>% of students selecting Agree or Strongly Agree</w:t>
            </w:r>
          </w:p>
        </w:tc>
      </w:tr>
      <w:tr w:rsidR="00505310" w:rsidRPr="003A7324" w14:paraId="20793B0C" w14:textId="77777777" w:rsidTr="003E089A">
        <w:trPr>
          <w:cantSplit/>
          <w:jc w:val="center"/>
        </w:trPr>
        <w:tc>
          <w:tcPr>
            <w:tcW w:w="1795" w:type="dxa"/>
          </w:tcPr>
          <w:p w14:paraId="4BCEFCC1" w14:textId="77777777" w:rsidR="00505310" w:rsidRPr="003A7324" w:rsidRDefault="0050531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BIOS 6310</w:t>
            </w:r>
          </w:p>
        </w:tc>
        <w:tc>
          <w:tcPr>
            <w:tcW w:w="2070" w:type="dxa"/>
          </w:tcPr>
          <w:p w14:paraId="5EC3540C" w14:textId="77777777" w:rsidR="00505310" w:rsidRPr="003A7324" w:rsidRDefault="00C62F7E"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Introduction to Methods in Data Science</w:t>
            </w:r>
          </w:p>
        </w:tc>
        <w:tc>
          <w:tcPr>
            <w:tcW w:w="1890" w:type="dxa"/>
          </w:tcPr>
          <w:p w14:paraId="067C4BB2" w14:textId="77777777" w:rsidR="00505310" w:rsidRPr="003A7324" w:rsidRDefault="0050531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Spring 2026</w:t>
            </w:r>
          </w:p>
        </w:tc>
        <w:tc>
          <w:tcPr>
            <w:tcW w:w="3595" w:type="dxa"/>
          </w:tcPr>
          <w:p w14:paraId="69709E63" w14:textId="77777777" w:rsidR="00505310" w:rsidRPr="003A7324" w:rsidRDefault="00C62F7E"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82.0%</w:t>
            </w:r>
          </w:p>
        </w:tc>
      </w:tr>
      <w:tr w:rsidR="00505310" w:rsidRPr="003A7324" w14:paraId="08045138" w14:textId="77777777" w:rsidTr="003E089A">
        <w:trPr>
          <w:cantSplit/>
          <w:jc w:val="center"/>
        </w:trPr>
        <w:tc>
          <w:tcPr>
            <w:tcW w:w="1795" w:type="dxa"/>
            <w:shd w:val="clear" w:color="auto" w:fill="F5F7FB"/>
          </w:tcPr>
          <w:p w14:paraId="65DAF13B" w14:textId="77777777" w:rsidR="00505310" w:rsidRPr="003A7324" w:rsidRDefault="00C62F7E" w:rsidP="003A7324">
            <w:pPr>
              <w:spacing w:before="20" w:after="20" w:line="360" w:lineRule="auto"/>
              <w:rPr>
                <w:rFonts w:ascii="Times New Roman" w:hAnsi="Times New Roman"/>
                <w:sz w:val="24"/>
                <w:szCs w:val="24"/>
              </w:rPr>
            </w:pPr>
            <w:r w:rsidRPr="003A7324">
              <w:rPr>
                <w:rFonts w:ascii="Times New Roman" w:hAnsi="Times New Roman"/>
                <w:sz w:val="24"/>
                <w:szCs w:val="24"/>
              </w:rPr>
              <w:t>BIOS 7650</w:t>
            </w:r>
          </w:p>
        </w:tc>
        <w:tc>
          <w:tcPr>
            <w:tcW w:w="2070" w:type="dxa"/>
            <w:shd w:val="clear" w:color="auto" w:fill="F5F7FB"/>
          </w:tcPr>
          <w:p w14:paraId="1B655547" w14:textId="77777777" w:rsidR="00505310" w:rsidRPr="003A7324" w:rsidRDefault="00C62F7E" w:rsidP="003A7324">
            <w:pPr>
              <w:spacing w:before="20" w:after="20" w:line="360" w:lineRule="auto"/>
              <w:rPr>
                <w:rFonts w:ascii="Times New Roman" w:hAnsi="Times New Roman"/>
                <w:sz w:val="24"/>
                <w:szCs w:val="24"/>
              </w:rPr>
            </w:pPr>
            <w:r w:rsidRPr="003A7324">
              <w:rPr>
                <w:rFonts w:ascii="Times New Roman" w:hAnsi="Times New Roman"/>
                <w:sz w:val="24"/>
                <w:szCs w:val="24"/>
              </w:rPr>
              <w:t>Statistical Learning</w:t>
            </w:r>
          </w:p>
        </w:tc>
        <w:tc>
          <w:tcPr>
            <w:tcW w:w="1890" w:type="dxa"/>
            <w:shd w:val="clear" w:color="auto" w:fill="F5F7FB"/>
          </w:tcPr>
          <w:p w14:paraId="19854D67" w14:textId="77777777" w:rsidR="00505310" w:rsidRPr="003A7324" w:rsidRDefault="00505310" w:rsidP="003A7324">
            <w:pPr>
              <w:spacing w:before="20" w:after="20" w:line="360" w:lineRule="auto"/>
              <w:rPr>
                <w:rFonts w:ascii="Times New Roman" w:hAnsi="Times New Roman"/>
                <w:sz w:val="24"/>
                <w:szCs w:val="24"/>
              </w:rPr>
            </w:pPr>
            <w:r w:rsidRPr="003A7324">
              <w:rPr>
                <w:rFonts w:ascii="Times New Roman" w:hAnsi="Times New Roman"/>
                <w:sz w:val="24"/>
                <w:szCs w:val="24"/>
              </w:rPr>
              <w:t>Fall 2024</w:t>
            </w:r>
          </w:p>
        </w:tc>
        <w:tc>
          <w:tcPr>
            <w:tcW w:w="3595" w:type="dxa"/>
            <w:shd w:val="clear" w:color="auto" w:fill="F5F7FB"/>
          </w:tcPr>
          <w:p w14:paraId="29F71C45" w14:textId="77777777" w:rsidR="00505310" w:rsidRPr="003A7324" w:rsidRDefault="00C62F7E" w:rsidP="003A7324">
            <w:pPr>
              <w:spacing w:before="20" w:after="20" w:line="360" w:lineRule="auto"/>
              <w:rPr>
                <w:rFonts w:ascii="Times New Roman" w:hAnsi="Times New Roman"/>
                <w:sz w:val="24"/>
                <w:szCs w:val="24"/>
              </w:rPr>
            </w:pPr>
            <w:r w:rsidRPr="003A7324">
              <w:rPr>
                <w:rFonts w:ascii="Times New Roman" w:hAnsi="Times New Roman"/>
                <w:sz w:val="24"/>
                <w:szCs w:val="24"/>
              </w:rPr>
              <w:t>80.0%</w:t>
            </w:r>
          </w:p>
        </w:tc>
      </w:tr>
    </w:tbl>
    <w:p w14:paraId="28AC9621" w14:textId="77777777" w:rsidR="006F1299" w:rsidRPr="003A7324" w:rsidRDefault="00344208" w:rsidP="003A7324">
      <w:pPr>
        <w:pStyle w:val="CVTableCaption"/>
        <w:spacing w:line="360" w:lineRule="auto"/>
        <w:rPr>
          <w:rFonts w:ascii="Times New Roman" w:hAnsi="Times New Roman"/>
          <w:bCs/>
          <w:sz w:val="24"/>
          <w:szCs w:val="24"/>
        </w:rPr>
      </w:pPr>
      <w:r w:rsidRPr="003A7324">
        <w:rPr>
          <w:rFonts w:ascii="Times New Roman" w:hAnsi="Times New Roman"/>
          <w:bCs/>
          <w:sz w:val="24"/>
          <w:szCs w:val="24"/>
        </w:rPr>
        <w:lastRenderedPageBreak/>
        <w:t>Table 6. Student Evaluations (Explorance Blue Instrument), Eastern Kentucky University, Richmond, KY, USA</w:t>
      </w:r>
    </w:p>
    <w:tbl>
      <w:tblPr>
        <w:tblStyle w:val="TableGrid"/>
        <w:tblW w:w="0" w:type="auto"/>
        <w:jc w:val="center"/>
        <w:tblBorders>
          <w:top w:val="single" w:sz="8" w:space="0" w:color="1F3864"/>
          <w:left w:val="nil"/>
          <w:bottom w:val="single" w:sz="8" w:space="0" w:color="1F3864"/>
          <w:right w:val="nil"/>
          <w:insideH w:val="single" w:sz="4" w:space="0" w:color="BFBFBF"/>
          <w:insideV w:val="single" w:sz="4" w:space="0" w:color="D9D9D9"/>
        </w:tblBorders>
        <w:tblCellMar>
          <w:top w:w="40" w:type="dxa"/>
          <w:left w:w="85" w:type="dxa"/>
          <w:bottom w:w="40" w:type="dxa"/>
          <w:right w:w="85" w:type="dxa"/>
        </w:tblCellMar>
        <w:tblLook w:val="04A0" w:firstRow="1" w:lastRow="0" w:firstColumn="1" w:lastColumn="0" w:noHBand="0" w:noVBand="1"/>
      </w:tblPr>
      <w:tblGrid>
        <w:gridCol w:w="2340"/>
        <w:gridCol w:w="2340"/>
        <w:gridCol w:w="2340"/>
        <w:gridCol w:w="2340"/>
      </w:tblGrid>
      <w:tr w:rsidR="006F1299" w:rsidRPr="003A7324" w14:paraId="25AAAB45" w14:textId="77777777">
        <w:trPr>
          <w:cantSplit/>
          <w:tblHeader/>
          <w:jc w:val="center"/>
        </w:trPr>
        <w:tc>
          <w:tcPr>
            <w:tcW w:w="2340" w:type="dxa"/>
            <w:shd w:val="clear" w:color="auto" w:fill="DCE3EF"/>
          </w:tcPr>
          <w:p w14:paraId="00084017"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b/>
                <w:color w:val="1F3864"/>
                <w:sz w:val="24"/>
                <w:szCs w:val="24"/>
              </w:rPr>
              <w:t>Course/CRN</w:t>
            </w:r>
          </w:p>
        </w:tc>
        <w:tc>
          <w:tcPr>
            <w:tcW w:w="2340" w:type="dxa"/>
            <w:shd w:val="clear" w:color="auto" w:fill="DCE3EF"/>
          </w:tcPr>
          <w:p w14:paraId="578F6C80"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b/>
                <w:color w:val="1F3864"/>
                <w:sz w:val="24"/>
                <w:szCs w:val="24"/>
              </w:rPr>
              <w:t>Course Title</w:t>
            </w:r>
          </w:p>
        </w:tc>
        <w:tc>
          <w:tcPr>
            <w:tcW w:w="2340" w:type="dxa"/>
            <w:shd w:val="clear" w:color="auto" w:fill="DCE3EF"/>
          </w:tcPr>
          <w:p w14:paraId="3442428B"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b/>
                <w:color w:val="1F3864"/>
                <w:sz w:val="24"/>
                <w:szCs w:val="24"/>
              </w:rPr>
              <w:t>Semester</w:t>
            </w:r>
          </w:p>
        </w:tc>
        <w:tc>
          <w:tcPr>
            <w:tcW w:w="2340" w:type="dxa"/>
            <w:shd w:val="clear" w:color="auto" w:fill="DCE3EF"/>
          </w:tcPr>
          <w:p w14:paraId="6CFFA004" w14:textId="77777777" w:rsidR="006F1299" w:rsidRPr="003A7324" w:rsidRDefault="003E089A" w:rsidP="003A7324">
            <w:pPr>
              <w:spacing w:before="20" w:after="20" w:line="360" w:lineRule="auto"/>
              <w:rPr>
                <w:rFonts w:ascii="Times New Roman" w:hAnsi="Times New Roman"/>
                <w:sz w:val="24"/>
                <w:szCs w:val="24"/>
              </w:rPr>
            </w:pPr>
            <w:r w:rsidRPr="003A7324">
              <w:rPr>
                <w:rFonts w:ascii="Times New Roman" w:hAnsi="Times New Roman"/>
                <w:b/>
                <w:bCs/>
                <w:color w:val="1F3864"/>
                <w:sz w:val="24"/>
                <w:szCs w:val="24"/>
              </w:rPr>
              <w:t>% of selecting Average or Better</w:t>
            </w:r>
          </w:p>
        </w:tc>
      </w:tr>
      <w:tr w:rsidR="006F1299" w:rsidRPr="003A7324" w14:paraId="2EDFDEDF" w14:textId="77777777">
        <w:trPr>
          <w:cantSplit/>
          <w:jc w:val="center"/>
        </w:trPr>
        <w:tc>
          <w:tcPr>
            <w:tcW w:w="2340" w:type="dxa"/>
          </w:tcPr>
          <w:p w14:paraId="1F794C9C"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STA/DSC/CSC 580</w:t>
            </w:r>
          </w:p>
        </w:tc>
        <w:tc>
          <w:tcPr>
            <w:tcW w:w="2340" w:type="dxa"/>
          </w:tcPr>
          <w:p w14:paraId="0B7CCEA6"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R and Introductory Data Mining</w:t>
            </w:r>
          </w:p>
        </w:tc>
        <w:tc>
          <w:tcPr>
            <w:tcW w:w="2340" w:type="dxa"/>
          </w:tcPr>
          <w:p w14:paraId="4E105ED7"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Fall 2023</w:t>
            </w:r>
          </w:p>
        </w:tc>
        <w:tc>
          <w:tcPr>
            <w:tcW w:w="2340" w:type="dxa"/>
          </w:tcPr>
          <w:p w14:paraId="65134235"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6EFCF409" w14:textId="77777777">
        <w:trPr>
          <w:cantSplit/>
          <w:jc w:val="center"/>
        </w:trPr>
        <w:tc>
          <w:tcPr>
            <w:tcW w:w="2340" w:type="dxa"/>
            <w:shd w:val="clear" w:color="auto" w:fill="F5F7FB"/>
          </w:tcPr>
          <w:p w14:paraId="5D75CEE7"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215</w:t>
            </w:r>
          </w:p>
        </w:tc>
        <w:tc>
          <w:tcPr>
            <w:tcW w:w="2340" w:type="dxa"/>
            <w:shd w:val="clear" w:color="auto" w:fill="F5F7FB"/>
          </w:tcPr>
          <w:p w14:paraId="0B8F4F1C"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Intro to Statistical Reasoning</w:t>
            </w:r>
          </w:p>
        </w:tc>
        <w:tc>
          <w:tcPr>
            <w:tcW w:w="2340" w:type="dxa"/>
            <w:shd w:val="clear" w:color="auto" w:fill="F5F7FB"/>
          </w:tcPr>
          <w:p w14:paraId="13DA9AD3"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Fall 2023</w:t>
            </w:r>
          </w:p>
        </w:tc>
        <w:tc>
          <w:tcPr>
            <w:tcW w:w="2340" w:type="dxa"/>
            <w:shd w:val="clear" w:color="auto" w:fill="F5F7FB"/>
          </w:tcPr>
          <w:p w14:paraId="4472463A"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90.91%</w:t>
            </w:r>
          </w:p>
        </w:tc>
      </w:tr>
      <w:tr w:rsidR="006F1299" w:rsidRPr="003A7324" w14:paraId="4B53495A" w14:textId="77777777">
        <w:trPr>
          <w:cantSplit/>
          <w:jc w:val="center"/>
        </w:trPr>
        <w:tc>
          <w:tcPr>
            <w:tcW w:w="2340" w:type="dxa"/>
          </w:tcPr>
          <w:p w14:paraId="792AFCB8"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215P (13570)</w:t>
            </w:r>
          </w:p>
        </w:tc>
        <w:tc>
          <w:tcPr>
            <w:tcW w:w="2340" w:type="dxa"/>
          </w:tcPr>
          <w:p w14:paraId="012E1E00"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Quantitative Support for STA 215</w:t>
            </w:r>
          </w:p>
        </w:tc>
        <w:tc>
          <w:tcPr>
            <w:tcW w:w="2340" w:type="dxa"/>
          </w:tcPr>
          <w:p w14:paraId="6141A2EA"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Fall 2023</w:t>
            </w:r>
          </w:p>
        </w:tc>
        <w:tc>
          <w:tcPr>
            <w:tcW w:w="2340" w:type="dxa"/>
          </w:tcPr>
          <w:p w14:paraId="2E13DEB3"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88.88%</w:t>
            </w:r>
          </w:p>
        </w:tc>
      </w:tr>
      <w:tr w:rsidR="006F1299" w:rsidRPr="003A7324" w14:paraId="1086635C" w14:textId="77777777">
        <w:trPr>
          <w:cantSplit/>
          <w:jc w:val="center"/>
        </w:trPr>
        <w:tc>
          <w:tcPr>
            <w:tcW w:w="2340" w:type="dxa"/>
            <w:shd w:val="clear" w:color="auto" w:fill="F5F7FB"/>
          </w:tcPr>
          <w:p w14:paraId="5531D0BE"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215P (13570)</w:t>
            </w:r>
          </w:p>
        </w:tc>
        <w:tc>
          <w:tcPr>
            <w:tcW w:w="2340" w:type="dxa"/>
            <w:shd w:val="clear" w:color="auto" w:fill="F5F7FB"/>
          </w:tcPr>
          <w:p w14:paraId="7321FB10"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Quantitative Support for STA 215</w:t>
            </w:r>
          </w:p>
        </w:tc>
        <w:tc>
          <w:tcPr>
            <w:tcW w:w="2340" w:type="dxa"/>
            <w:shd w:val="clear" w:color="auto" w:fill="F5F7FB"/>
          </w:tcPr>
          <w:p w14:paraId="79A9802E"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Fall 2023</w:t>
            </w:r>
          </w:p>
        </w:tc>
        <w:tc>
          <w:tcPr>
            <w:tcW w:w="2340" w:type="dxa"/>
            <w:shd w:val="clear" w:color="auto" w:fill="F5F7FB"/>
          </w:tcPr>
          <w:p w14:paraId="76A77026"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85.72%</w:t>
            </w:r>
          </w:p>
        </w:tc>
      </w:tr>
      <w:tr w:rsidR="006F1299" w:rsidRPr="003A7324" w14:paraId="16EE946A" w14:textId="77777777">
        <w:trPr>
          <w:cantSplit/>
          <w:jc w:val="center"/>
        </w:trPr>
        <w:tc>
          <w:tcPr>
            <w:tcW w:w="2340" w:type="dxa"/>
          </w:tcPr>
          <w:p w14:paraId="0E9E7626"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270 (21335)</w:t>
            </w:r>
          </w:p>
        </w:tc>
        <w:tc>
          <w:tcPr>
            <w:tcW w:w="2340" w:type="dxa"/>
          </w:tcPr>
          <w:p w14:paraId="70274C58"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Applied Statistics</w:t>
            </w:r>
          </w:p>
        </w:tc>
        <w:tc>
          <w:tcPr>
            <w:tcW w:w="2340" w:type="dxa"/>
          </w:tcPr>
          <w:p w14:paraId="2EA8C32E"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Spring 2023</w:t>
            </w:r>
          </w:p>
        </w:tc>
        <w:tc>
          <w:tcPr>
            <w:tcW w:w="2340" w:type="dxa"/>
          </w:tcPr>
          <w:p w14:paraId="1B549541"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32863266" w14:textId="77777777">
        <w:trPr>
          <w:cantSplit/>
          <w:jc w:val="center"/>
        </w:trPr>
        <w:tc>
          <w:tcPr>
            <w:tcW w:w="2340" w:type="dxa"/>
            <w:shd w:val="clear" w:color="auto" w:fill="F5F7FB"/>
          </w:tcPr>
          <w:p w14:paraId="59C06A04"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270 (24225)</w:t>
            </w:r>
          </w:p>
        </w:tc>
        <w:tc>
          <w:tcPr>
            <w:tcW w:w="2340" w:type="dxa"/>
            <w:shd w:val="clear" w:color="auto" w:fill="F5F7FB"/>
          </w:tcPr>
          <w:p w14:paraId="45B00E8B"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Applied Statistics</w:t>
            </w:r>
          </w:p>
        </w:tc>
        <w:tc>
          <w:tcPr>
            <w:tcW w:w="2340" w:type="dxa"/>
            <w:shd w:val="clear" w:color="auto" w:fill="F5F7FB"/>
          </w:tcPr>
          <w:p w14:paraId="0E2AC457"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Spring 2023</w:t>
            </w:r>
          </w:p>
        </w:tc>
        <w:tc>
          <w:tcPr>
            <w:tcW w:w="2340" w:type="dxa"/>
            <w:shd w:val="clear" w:color="auto" w:fill="F5F7FB"/>
          </w:tcPr>
          <w:p w14:paraId="19BAE8EB"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2708D276" w14:textId="77777777">
        <w:trPr>
          <w:cantSplit/>
          <w:jc w:val="center"/>
        </w:trPr>
        <w:tc>
          <w:tcPr>
            <w:tcW w:w="2340" w:type="dxa"/>
          </w:tcPr>
          <w:p w14:paraId="61484147"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340</w:t>
            </w:r>
          </w:p>
        </w:tc>
        <w:tc>
          <w:tcPr>
            <w:tcW w:w="2340" w:type="dxa"/>
          </w:tcPr>
          <w:p w14:paraId="2BFD32E9"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Regression Analysis</w:t>
            </w:r>
          </w:p>
        </w:tc>
        <w:tc>
          <w:tcPr>
            <w:tcW w:w="2340" w:type="dxa"/>
          </w:tcPr>
          <w:p w14:paraId="2B96E0A0"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Fall 2022</w:t>
            </w:r>
          </w:p>
        </w:tc>
        <w:tc>
          <w:tcPr>
            <w:tcW w:w="2340" w:type="dxa"/>
          </w:tcPr>
          <w:p w14:paraId="563414A5"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5C960ACD" w14:textId="77777777">
        <w:trPr>
          <w:cantSplit/>
          <w:jc w:val="center"/>
        </w:trPr>
        <w:tc>
          <w:tcPr>
            <w:tcW w:w="2340" w:type="dxa"/>
            <w:shd w:val="clear" w:color="auto" w:fill="F5F7FB"/>
          </w:tcPr>
          <w:p w14:paraId="187ECE83"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498W</w:t>
            </w:r>
          </w:p>
        </w:tc>
        <w:tc>
          <w:tcPr>
            <w:tcW w:w="2340" w:type="dxa"/>
            <w:shd w:val="clear" w:color="auto" w:fill="F5F7FB"/>
          </w:tcPr>
          <w:p w14:paraId="53C542AB"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Seminar/Capstone in Statistics</w:t>
            </w:r>
          </w:p>
        </w:tc>
        <w:tc>
          <w:tcPr>
            <w:tcW w:w="2340" w:type="dxa"/>
            <w:shd w:val="clear" w:color="auto" w:fill="F5F7FB"/>
          </w:tcPr>
          <w:p w14:paraId="519B741C"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Fall 2022</w:t>
            </w:r>
          </w:p>
        </w:tc>
        <w:tc>
          <w:tcPr>
            <w:tcW w:w="2340" w:type="dxa"/>
            <w:shd w:val="clear" w:color="auto" w:fill="F5F7FB"/>
          </w:tcPr>
          <w:p w14:paraId="53C235C8"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7F0B6CE0" w14:textId="77777777">
        <w:trPr>
          <w:cantSplit/>
          <w:jc w:val="center"/>
        </w:trPr>
        <w:tc>
          <w:tcPr>
            <w:tcW w:w="2340" w:type="dxa"/>
          </w:tcPr>
          <w:p w14:paraId="03294FD0"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STA/DSC/CSC 580</w:t>
            </w:r>
          </w:p>
        </w:tc>
        <w:tc>
          <w:tcPr>
            <w:tcW w:w="2340" w:type="dxa"/>
          </w:tcPr>
          <w:p w14:paraId="62E7A345"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R and Introductory Data Mining</w:t>
            </w:r>
          </w:p>
        </w:tc>
        <w:tc>
          <w:tcPr>
            <w:tcW w:w="2340" w:type="dxa"/>
          </w:tcPr>
          <w:p w14:paraId="6B6F7D8F"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Fall 2022</w:t>
            </w:r>
          </w:p>
        </w:tc>
        <w:tc>
          <w:tcPr>
            <w:tcW w:w="2340" w:type="dxa"/>
          </w:tcPr>
          <w:p w14:paraId="2F30D295"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036481BF" w14:textId="77777777">
        <w:trPr>
          <w:cantSplit/>
          <w:jc w:val="center"/>
        </w:trPr>
        <w:tc>
          <w:tcPr>
            <w:tcW w:w="2340" w:type="dxa"/>
            <w:shd w:val="clear" w:color="auto" w:fill="F5F7FB"/>
          </w:tcPr>
          <w:p w14:paraId="745CC9E7"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STA/DSC/CSC 780</w:t>
            </w:r>
          </w:p>
        </w:tc>
        <w:tc>
          <w:tcPr>
            <w:tcW w:w="2340" w:type="dxa"/>
            <w:shd w:val="clear" w:color="auto" w:fill="F5F7FB"/>
          </w:tcPr>
          <w:p w14:paraId="26BA9EED"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R and Introductory Data Mining</w:t>
            </w:r>
          </w:p>
        </w:tc>
        <w:tc>
          <w:tcPr>
            <w:tcW w:w="2340" w:type="dxa"/>
            <w:shd w:val="clear" w:color="auto" w:fill="F5F7FB"/>
          </w:tcPr>
          <w:p w14:paraId="606FB540"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Fall 2022</w:t>
            </w:r>
          </w:p>
        </w:tc>
        <w:tc>
          <w:tcPr>
            <w:tcW w:w="2340" w:type="dxa"/>
            <w:shd w:val="clear" w:color="auto" w:fill="F5F7FB"/>
          </w:tcPr>
          <w:p w14:paraId="38893935"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3091EB2B" w14:textId="77777777">
        <w:trPr>
          <w:cantSplit/>
          <w:jc w:val="center"/>
        </w:trPr>
        <w:tc>
          <w:tcPr>
            <w:tcW w:w="2340" w:type="dxa"/>
          </w:tcPr>
          <w:p w14:paraId="41D2278C"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270L</w:t>
            </w:r>
          </w:p>
        </w:tc>
        <w:tc>
          <w:tcPr>
            <w:tcW w:w="2340" w:type="dxa"/>
          </w:tcPr>
          <w:p w14:paraId="3643F150"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Applied Statistics Lab</w:t>
            </w:r>
          </w:p>
        </w:tc>
        <w:tc>
          <w:tcPr>
            <w:tcW w:w="2340" w:type="dxa"/>
          </w:tcPr>
          <w:p w14:paraId="678D6087"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Spring 2022</w:t>
            </w:r>
          </w:p>
        </w:tc>
        <w:tc>
          <w:tcPr>
            <w:tcW w:w="2340" w:type="dxa"/>
          </w:tcPr>
          <w:p w14:paraId="35BD0C69"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3B1F22B0" w14:textId="77777777">
        <w:trPr>
          <w:cantSplit/>
          <w:jc w:val="center"/>
        </w:trPr>
        <w:tc>
          <w:tcPr>
            <w:tcW w:w="2340" w:type="dxa"/>
            <w:shd w:val="clear" w:color="auto" w:fill="F5F7FB"/>
          </w:tcPr>
          <w:p w14:paraId="68F78DFC"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340</w:t>
            </w:r>
          </w:p>
        </w:tc>
        <w:tc>
          <w:tcPr>
            <w:tcW w:w="2340" w:type="dxa"/>
            <w:shd w:val="clear" w:color="auto" w:fill="F5F7FB"/>
          </w:tcPr>
          <w:p w14:paraId="7C0EF3AE"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Regression Analysis</w:t>
            </w:r>
          </w:p>
        </w:tc>
        <w:tc>
          <w:tcPr>
            <w:tcW w:w="2340" w:type="dxa"/>
            <w:shd w:val="clear" w:color="auto" w:fill="F5F7FB"/>
          </w:tcPr>
          <w:p w14:paraId="64A75312"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Spring 2022</w:t>
            </w:r>
          </w:p>
        </w:tc>
        <w:tc>
          <w:tcPr>
            <w:tcW w:w="2340" w:type="dxa"/>
            <w:shd w:val="clear" w:color="auto" w:fill="F5F7FB"/>
          </w:tcPr>
          <w:p w14:paraId="022AB2EF"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232A0A0B" w14:textId="77777777">
        <w:trPr>
          <w:cantSplit/>
          <w:jc w:val="center"/>
        </w:trPr>
        <w:tc>
          <w:tcPr>
            <w:tcW w:w="2340" w:type="dxa"/>
          </w:tcPr>
          <w:p w14:paraId="348285B2"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880</w:t>
            </w:r>
          </w:p>
        </w:tc>
        <w:tc>
          <w:tcPr>
            <w:tcW w:w="2340" w:type="dxa"/>
          </w:tcPr>
          <w:p w14:paraId="0E4FBA49"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Statistical Machine Learning in R</w:t>
            </w:r>
          </w:p>
        </w:tc>
        <w:tc>
          <w:tcPr>
            <w:tcW w:w="2340" w:type="dxa"/>
          </w:tcPr>
          <w:p w14:paraId="23AA33F9"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Spring 2022</w:t>
            </w:r>
          </w:p>
        </w:tc>
        <w:tc>
          <w:tcPr>
            <w:tcW w:w="2340" w:type="dxa"/>
          </w:tcPr>
          <w:p w14:paraId="5398ACCD"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39690F67" w14:textId="77777777">
        <w:trPr>
          <w:cantSplit/>
          <w:jc w:val="center"/>
        </w:trPr>
        <w:tc>
          <w:tcPr>
            <w:tcW w:w="2340" w:type="dxa"/>
            <w:shd w:val="clear" w:color="auto" w:fill="F5F7FB"/>
          </w:tcPr>
          <w:p w14:paraId="1ED00C1C"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270</w:t>
            </w:r>
          </w:p>
        </w:tc>
        <w:tc>
          <w:tcPr>
            <w:tcW w:w="2340" w:type="dxa"/>
            <w:shd w:val="clear" w:color="auto" w:fill="F5F7FB"/>
          </w:tcPr>
          <w:p w14:paraId="2E6D45EC"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Applied Statistics</w:t>
            </w:r>
          </w:p>
        </w:tc>
        <w:tc>
          <w:tcPr>
            <w:tcW w:w="2340" w:type="dxa"/>
            <w:shd w:val="clear" w:color="auto" w:fill="F5F7FB"/>
          </w:tcPr>
          <w:p w14:paraId="3120279B"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Spring 2022</w:t>
            </w:r>
          </w:p>
        </w:tc>
        <w:tc>
          <w:tcPr>
            <w:tcW w:w="2340" w:type="dxa"/>
            <w:shd w:val="clear" w:color="auto" w:fill="F5F7FB"/>
          </w:tcPr>
          <w:p w14:paraId="399C39FA"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81.25%</w:t>
            </w:r>
          </w:p>
        </w:tc>
      </w:tr>
      <w:tr w:rsidR="006F1299" w:rsidRPr="003A7324" w14:paraId="2990080B" w14:textId="77777777">
        <w:trPr>
          <w:cantSplit/>
          <w:jc w:val="center"/>
        </w:trPr>
        <w:tc>
          <w:tcPr>
            <w:tcW w:w="2340" w:type="dxa"/>
          </w:tcPr>
          <w:p w14:paraId="0E80A542"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lastRenderedPageBreak/>
              <w:t>STA 215</w:t>
            </w:r>
          </w:p>
        </w:tc>
        <w:tc>
          <w:tcPr>
            <w:tcW w:w="2340" w:type="dxa"/>
          </w:tcPr>
          <w:p w14:paraId="78508959"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Intro to Statistical Reasoning</w:t>
            </w:r>
          </w:p>
        </w:tc>
        <w:tc>
          <w:tcPr>
            <w:tcW w:w="2340" w:type="dxa"/>
          </w:tcPr>
          <w:p w14:paraId="44B21A43"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Winter 2021/2022</w:t>
            </w:r>
          </w:p>
        </w:tc>
        <w:tc>
          <w:tcPr>
            <w:tcW w:w="2340" w:type="dxa"/>
          </w:tcPr>
          <w:p w14:paraId="7FA64AC9"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92.85%</w:t>
            </w:r>
          </w:p>
        </w:tc>
      </w:tr>
      <w:tr w:rsidR="006F1299" w:rsidRPr="003A7324" w14:paraId="2FEC8101" w14:textId="77777777">
        <w:trPr>
          <w:cantSplit/>
          <w:jc w:val="center"/>
        </w:trPr>
        <w:tc>
          <w:tcPr>
            <w:tcW w:w="2340" w:type="dxa"/>
            <w:shd w:val="clear" w:color="auto" w:fill="F5F7FB"/>
          </w:tcPr>
          <w:p w14:paraId="15914DC3"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STA/DSC/CSC 780</w:t>
            </w:r>
          </w:p>
        </w:tc>
        <w:tc>
          <w:tcPr>
            <w:tcW w:w="2340" w:type="dxa"/>
            <w:shd w:val="clear" w:color="auto" w:fill="F5F7FB"/>
          </w:tcPr>
          <w:p w14:paraId="0260FB6C"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R and Introductory Data Mining</w:t>
            </w:r>
          </w:p>
        </w:tc>
        <w:tc>
          <w:tcPr>
            <w:tcW w:w="2340" w:type="dxa"/>
            <w:shd w:val="clear" w:color="auto" w:fill="F5F7FB"/>
          </w:tcPr>
          <w:p w14:paraId="5D9A1FF2"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Fall 2021</w:t>
            </w:r>
          </w:p>
        </w:tc>
        <w:tc>
          <w:tcPr>
            <w:tcW w:w="2340" w:type="dxa"/>
            <w:shd w:val="clear" w:color="auto" w:fill="F5F7FB"/>
          </w:tcPr>
          <w:p w14:paraId="7CC86C37"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29910DBE" w14:textId="77777777">
        <w:trPr>
          <w:cantSplit/>
          <w:jc w:val="center"/>
        </w:trPr>
        <w:tc>
          <w:tcPr>
            <w:tcW w:w="2340" w:type="dxa"/>
          </w:tcPr>
          <w:p w14:paraId="1F1DC321"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STA/DSC/CSC 580</w:t>
            </w:r>
          </w:p>
        </w:tc>
        <w:tc>
          <w:tcPr>
            <w:tcW w:w="2340" w:type="dxa"/>
          </w:tcPr>
          <w:p w14:paraId="53D39291"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R and Introductory Data Mining</w:t>
            </w:r>
          </w:p>
        </w:tc>
        <w:tc>
          <w:tcPr>
            <w:tcW w:w="2340" w:type="dxa"/>
          </w:tcPr>
          <w:p w14:paraId="76AAACC0"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Fall 2021</w:t>
            </w:r>
          </w:p>
        </w:tc>
        <w:tc>
          <w:tcPr>
            <w:tcW w:w="2340" w:type="dxa"/>
          </w:tcPr>
          <w:p w14:paraId="0CB2270E"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100%</w:t>
            </w:r>
          </w:p>
        </w:tc>
      </w:tr>
      <w:tr w:rsidR="006F1299" w:rsidRPr="003A7324" w14:paraId="587C419F" w14:textId="77777777">
        <w:trPr>
          <w:cantSplit/>
          <w:jc w:val="center"/>
        </w:trPr>
        <w:tc>
          <w:tcPr>
            <w:tcW w:w="2340" w:type="dxa"/>
            <w:shd w:val="clear" w:color="auto" w:fill="F5F7FB"/>
          </w:tcPr>
          <w:p w14:paraId="3CC8FAB4"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STA 270</w:t>
            </w:r>
          </w:p>
        </w:tc>
        <w:tc>
          <w:tcPr>
            <w:tcW w:w="2340" w:type="dxa"/>
            <w:shd w:val="clear" w:color="auto" w:fill="F5F7FB"/>
          </w:tcPr>
          <w:p w14:paraId="0546AC94"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Applied Statistics</w:t>
            </w:r>
          </w:p>
        </w:tc>
        <w:tc>
          <w:tcPr>
            <w:tcW w:w="2340" w:type="dxa"/>
            <w:shd w:val="clear" w:color="auto" w:fill="F5F7FB"/>
          </w:tcPr>
          <w:p w14:paraId="03574D6F"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Fall 2021</w:t>
            </w:r>
          </w:p>
        </w:tc>
        <w:tc>
          <w:tcPr>
            <w:tcW w:w="2340" w:type="dxa"/>
            <w:shd w:val="clear" w:color="auto" w:fill="F5F7FB"/>
          </w:tcPr>
          <w:p w14:paraId="4742607C" w14:textId="77777777" w:rsidR="006F1299" w:rsidRPr="003A7324" w:rsidRDefault="00344208" w:rsidP="003A7324">
            <w:pPr>
              <w:spacing w:before="20" w:after="20" w:line="360" w:lineRule="auto"/>
              <w:rPr>
                <w:rFonts w:ascii="Times New Roman" w:hAnsi="Times New Roman"/>
                <w:sz w:val="24"/>
                <w:szCs w:val="24"/>
              </w:rPr>
            </w:pPr>
            <w:r w:rsidRPr="003A7324">
              <w:rPr>
                <w:rFonts w:ascii="Times New Roman" w:hAnsi="Times New Roman"/>
                <w:sz w:val="24"/>
                <w:szCs w:val="24"/>
              </w:rPr>
              <w:t>78.78%</w:t>
            </w:r>
          </w:p>
        </w:tc>
      </w:tr>
    </w:tbl>
    <w:p w14:paraId="31EE6307" w14:textId="77777777" w:rsidR="006F1299" w:rsidRPr="003A7324" w:rsidRDefault="00344208" w:rsidP="003A7324">
      <w:pPr>
        <w:pStyle w:val="CVTableCaption"/>
        <w:spacing w:line="360" w:lineRule="auto"/>
        <w:rPr>
          <w:rFonts w:ascii="Times New Roman" w:hAnsi="Times New Roman"/>
          <w:bCs/>
          <w:sz w:val="24"/>
          <w:szCs w:val="24"/>
        </w:rPr>
      </w:pPr>
      <w:r w:rsidRPr="003A7324">
        <w:rPr>
          <w:rFonts w:ascii="Times New Roman" w:hAnsi="Times New Roman"/>
          <w:bCs/>
          <w:sz w:val="24"/>
          <w:szCs w:val="24"/>
        </w:rPr>
        <w:t>Table 7. ETSU Student Evaluations (Online SAI)</w:t>
      </w:r>
    </w:p>
    <w:tbl>
      <w:tblPr>
        <w:tblStyle w:val="TableGrid"/>
        <w:tblW w:w="0" w:type="auto"/>
        <w:jc w:val="center"/>
        <w:tblBorders>
          <w:top w:val="single" w:sz="8" w:space="0" w:color="1F3864"/>
          <w:left w:val="nil"/>
          <w:bottom w:val="single" w:sz="8" w:space="0" w:color="1F3864"/>
          <w:right w:val="nil"/>
          <w:insideH w:val="single" w:sz="4" w:space="0" w:color="BFBFBF"/>
          <w:insideV w:val="single" w:sz="4" w:space="0" w:color="D9D9D9"/>
        </w:tblBorders>
        <w:tblCellMar>
          <w:top w:w="40" w:type="dxa"/>
          <w:left w:w="85" w:type="dxa"/>
          <w:bottom w:w="40" w:type="dxa"/>
          <w:right w:w="85" w:type="dxa"/>
        </w:tblCellMar>
        <w:tblLook w:val="04A0" w:firstRow="1" w:lastRow="0" w:firstColumn="1" w:lastColumn="0" w:noHBand="0" w:noVBand="1"/>
      </w:tblPr>
      <w:tblGrid>
        <w:gridCol w:w="2338"/>
        <w:gridCol w:w="2338"/>
        <w:gridCol w:w="2337"/>
        <w:gridCol w:w="2337"/>
      </w:tblGrid>
      <w:tr w:rsidR="00641AB0" w:rsidRPr="003A7324" w14:paraId="16A55114" w14:textId="77777777" w:rsidTr="00641AB0">
        <w:trPr>
          <w:cantSplit/>
          <w:tblHeader/>
          <w:jc w:val="center"/>
        </w:trPr>
        <w:tc>
          <w:tcPr>
            <w:tcW w:w="2338" w:type="dxa"/>
            <w:shd w:val="clear" w:color="auto" w:fill="DCE3EF"/>
          </w:tcPr>
          <w:p w14:paraId="2159DD76"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Course/CRN</w:t>
            </w:r>
          </w:p>
        </w:tc>
        <w:tc>
          <w:tcPr>
            <w:tcW w:w="2338" w:type="dxa"/>
            <w:shd w:val="clear" w:color="auto" w:fill="DCE3EF"/>
          </w:tcPr>
          <w:p w14:paraId="0F91AA26"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Course Title</w:t>
            </w:r>
          </w:p>
        </w:tc>
        <w:tc>
          <w:tcPr>
            <w:tcW w:w="2337" w:type="dxa"/>
            <w:shd w:val="clear" w:color="auto" w:fill="DCE3EF"/>
          </w:tcPr>
          <w:p w14:paraId="623922B5"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Semester</w:t>
            </w:r>
          </w:p>
        </w:tc>
        <w:tc>
          <w:tcPr>
            <w:tcW w:w="2337" w:type="dxa"/>
            <w:shd w:val="clear" w:color="auto" w:fill="DCE3EF"/>
          </w:tcPr>
          <w:p w14:paraId="44F56EB8"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b/>
                <w:bCs/>
                <w:color w:val="1F3864"/>
                <w:sz w:val="24"/>
                <w:szCs w:val="24"/>
              </w:rPr>
              <w:t>% of selecting Average or Better</w:t>
            </w:r>
          </w:p>
        </w:tc>
      </w:tr>
      <w:tr w:rsidR="00641AB0" w:rsidRPr="003A7324" w14:paraId="55036A00" w14:textId="77777777" w:rsidTr="00641AB0">
        <w:trPr>
          <w:cantSplit/>
          <w:jc w:val="center"/>
        </w:trPr>
        <w:tc>
          <w:tcPr>
            <w:tcW w:w="2338" w:type="dxa"/>
          </w:tcPr>
          <w:p w14:paraId="5F2423A3"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MATH 1530 (L08)</w:t>
            </w:r>
          </w:p>
        </w:tc>
        <w:tc>
          <w:tcPr>
            <w:tcW w:w="2338" w:type="dxa"/>
          </w:tcPr>
          <w:p w14:paraId="087806F9"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Prob. &amp; Statistics–Non-calculus</w:t>
            </w:r>
          </w:p>
        </w:tc>
        <w:tc>
          <w:tcPr>
            <w:tcW w:w="2337" w:type="dxa"/>
          </w:tcPr>
          <w:p w14:paraId="7FB0415D"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Fall 2014</w:t>
            </w:r>
          </w:p>
        </w:tc>
        <w:tc>
          <w:tcPr>
            <w:tcW w:w="2337" w:type="dxa"/>
          </w:tcPr>
          <w:p w14:paraId="27C894DB"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95% (3.8/4)</w:t>
            </w:r>
          </w:p>
        </w:tc>
      </w:tr>
      <w:tr w:rsidR="00641AB0" w:rsidRPr="003A7324" w14:paraId="46309710" w14:textId="77777777" w:rsidTr="00641AB0">
        <w:trPr>
          <w:cantSplit/>
          <w:jc w:val="center"/>
        </w:trPr>
        <w:tc>
          <w:tcPr>
            <w:tcW w:w="2338" w:type="dxa"/>
            <w:shd w:val="clear" w:color="auto" w:fill="F5F7FB"/>
          </w:tcPr>
          <w:p w14:paraId="7F067709"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MATH 1530 (L10)</w:t>
            </w:r>
          </w:p>
        </w:tc>
        <w:tc>
          <w:tcPr>
            <w:tcW w:w="2338" w:type="dxa"/>
            <w:shd w:val="clear" w:color="auto" w:fill="F5F7FB"/>
          </w:tcPr>
          <w:p w14:paraId="361189D5"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Prob. &amp; Statistics–Non-calculus</w:t>
            </w:r>
          </w:p>
        </w:tc>
        <w:tc>
          <w:tcPr>
            <w:tcW w:w="2337" w:type="dxa"/>
            <w:shd w:val="clear" w:color="auto" w:fill="F5F7FB"/>
          </w:tcPr>
          <w:p w14:paraId="59E18A11"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Fall 2014</w:t>
            </w:r>
          </w:p>
        </w:tc>
        <w:tc>
          <w:tcPr>
            <w:tcW w:w="2337" w:type="dxa"/>
            <w:shd w:val="clear" w:color="auto" w:fill="F5F7FB"/>
          </w:tcPr>
          <w:p w14:paraId="3C7A9846"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95% (3.8/4)</w:t>
            </w:r>
          </w:p>
        </w:tc>
      </w:tr>
      <w:tr w:rsidR="00641AB0" w:rsidRPr="003A7324" w14:paraId="50F87227" w14:textId="77777777" w:rsidTr="00641AB0">
        <w:trPr>
          <w:cantSplit/>
          <w:jc w:val="center"/>
        </w:trPr>
        <w:tc>
          <w:tcPr>
            <w:tcW w:w="2338" w:type="dxa"/>
          </w:tcPr>
          <w:p w14:paraId="51200E4A"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MATH 1530–007</w:t>
            </w:r>
          </w:p>
        </w:tc>
        <w:tc>
          <w:tcPr>
            <w:tcW w:w="2338" w:type="dxa"/>
          </w:tcPr>
          <w:p w14:paraId="55D0FFAD"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Prob. &amp; Statistics–Non-calculus</w:t>
            </w:r>
          </w:p>
        </w:tc>
        <w:tc>
          <w:tcPr>
            <w:tcW w:w="2337" w:type="dxa"/>
          </w:tcPr>
          <w:p w14:paraId="4DED8509"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Spring 2015</w:t>
            </w:r>
          </w:p>
        </w:tc>
        <w:tc>
          <w:tcPr>
            <w:tcW w:w="2337" w:type="dxa"/>
          </w:tcPr>
          <w:p w14:paraId="2C158768"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90% (3.6/4)</w:t>
            </w:r>
          </w:p>
        </w:tc>
      </w:tr>
      <w:tr w:rsidR="00641AB0" w:rsidRPr="003A7324" w14:paraId="0F60B5C8" w14:textId="77777777" w:rsidTr="00641AB0">
        <w:trPr>
          <w:cantSplit/>
          <w:trHeight w:val="314"/>
          <w:jc w:val="center"/>
        </w:trPr>
        <w:tc>
          <w:tcPr>
            <w:tcW w:w="2338" w:type="dxa"/>
            <w:shd w:val="clear" w:color="auto" w:fill="F5F7FB"/>
          </w:tcPr>
          <w:p w14:paraId="6640260C"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MATH 1530–008</w:t>
            </w:r>
          </w:p>
        </w:tc>
        <w:tc>
          <w:tcPr>
            <w:tcW w:w="2338" w:type="dxa"/>
            <w:shd w:val="clear" w:color="auto" w:fill="F5F7FB"/>
          </w:tcPr>
          <w:p w14:paraId="46007912"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Prob. &amp; Statistics–Non-calculus</w:t>
            </w:r>
          </w:p>
        </w:tc>
        <w:tc>
          <w:tcPr>
            <w:tcW w:w="2337" w:type="dxa"/>
            <w:shd w:val="clear" w:color="auto" w:fill="F5F7FB"/>
          </w:tcPr>
          <w:p w14:paraId="1B3171CC"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Spring 2015</w:t>
            </w:r>
          </w:p>
        </w:tc>
        <w:tc>
          <w:tcPr>
            <w:tcW w:w="2337" w:type="dxa"/>
            <w:shd w:val="clear" w:color="auto" w:fill="F5F7FB"/>
          </w:tcPr>
          <w:p w14:paraId="52E752CF" w14:textId="77777777" w:rsidR="00641AB0" w:rsidRPr="003A7324" w:rsidRDefault="00641AB0"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75% (3/4)</w:t>
            </w:r>
          </w:p>
        </w:tc>
      </w:tr>
      <w:tr w:rsidR="00641AB0" w:rsidRPr="003A7324" w14:paraId="18B0395C" w14:textId="77777777" w:rsidTr="00641AB0">
        <w:trPr>
          <w:cantSplit/>
          <w:jc w:val="center"/>
        </w:trPr>
        <w:tc>
          <w:tcPr>
            <w:tcW w:w="2338" w:type="dxa"/>
          </w:tcPr>
          <w:p w14:paraId="0C2A6053" w14:textId="77777777" w:rsidR="00641AB0" w:rsidRPr="003A7324" w:rsidRDefault="00641AB0" w:rsidP="003A7324">
            <w:pPr>
              <w:spacing w:before="20" w:after="20" w:line="360" w:lineRule="auto"/>
              <w:rPr>
                <w:rFonts w:ascii="Times New Roman" w:hAnsi="Times New Roman"/>
                <w:sz w:val="24"/>
                <w:szCs w:val="24"/>
              </w:rPr>
            </w:pPr>
            <w:r w:rsidRPr="003A7324">
              <w:rPr>
                <w:rFonts w:ascii="Times New Roman" w:hAnsi="Times New Roman"/>
                <w:sz w:val="24"/>
                <w:szCs w:val="24"/>
              </w:rPr>
              <w:t>MATH 1530 (L08)</w:t>
            </w:r>
          </w:p>
        </w:tc>
        <w:tc>
          <w:tcPr>
            <w:tcW w:w="2338" w:type="dxa"/>
          </w:tcPr>
          <w:p w14:paraId="50BDF923" w14:textId="77777777" w:rsidR="00641AB0" w:rsidRPr="003A7324" w:rsidRDefault="00641AB0" w:rsidP="003A7324">
            <w:pPr>
              <w:spacing w:before="20" w:after="20" w:line="360" w:lineRule="auto"/>
              <w:rPr>
                <w:rFonts w:ascii="Times New Roman" w:hAnsi="Times New Roman"/>
                <w:sz w:val="24"/>
                <w:szCs w:val="24"/>
              </w:rPr>
            </w:pPr>
            <w:r w:rsidRPr="003A7324">
              <w:rPr>
                <w:rFonts w:ascii="Times New Roman" w:hAnsi="Times New Roman"/>
                <w:sz w:val="24"/>
                <w:szCs w:val="24"/>
              </w:rPr>
              <w:t>Prob. &amp; Statistics–Non-calculus</w:t>
            </w:r>
          </w:p>
        </w:tc>
        <w:tc>
          <w:tcPr>
            <w:tcW w:w="2337" w:type="dxa"/>
          </w:tcPr>
          <w:p w14:paraId="230B9B45" w14:textId="77777777" w:rsidR="00641AB0" w:rsidRPr="003A7324" w:rsidRDefault="00641AB0" w:rsidP="003A7324">
            <w:pPr>
              <w:spacing w:before="20" w:after="20" w:line="360" w:lineRule="auto"/>
              <w:rPr>
                <w:rFonts w:ascii="Times New Roman" w:hAnsi="Times New Roman"/>
                <w:sz w:val="24"/>
                <w:szCs w:val="24"/>
              </w:rPr>
            </w:pPr>
            <w:r w:rsidRPr="003A7324">
              <w:rPr>
                <w:rFonts w:ascii="Times New Roman" w:hAnsi="Times New Roman"/>
                <w:sz w:val="24"/>
                <w:szCs w:val="24"/>
              </w:rPr>
              <w:t>Summer 2014</w:t>
            </w:r>
          </w:p>
        </w:tc>
        <w:tc>
          <w:tcPr>
            <w:tcW w:w="2337" w:type="dxa"/>
          </w:tcPr>
          <w:p w14:paraId="0F505A98" w14:textId="77777777" w:rsidR="00641AB0" w:rsidRPr="003A7324" w:rsidRDefault="00641AB0" w:rsidP="003A7324">
            <w:pPr>
              <w:spacing w:before="20" w:after="20" w:line="360" w:lineRule="auto"/>
              <w:rPr>
                <w:rFonts w:ascii="Times New Roman" w:hAnsi="Times New Roman"/>
                <w:sz w:val="24"/>
                <w:szCs w:val="24"/>
              </w:rPr>
            </w:pPr>
            <w:r w:rsidRPr="003A7324">
              <w:rPr>
                <w:rFonts w:ascii="Times New Roman" w:hAnsi="Times New Roman"/>
                <w:sz w:val="24"/>
                <w:szCs w:val="24"/>
              </w:rPr>
              <w:t>75% (3/4)</w:t>
            </w:r>
          </w:p>
        </w:tc>
      </w:tr>
    </w:tbl>
    <w:p w14:paraId="3B95447B"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lastRenderedPageBreak/>
        <w:t xml:space="preserve">GUEST LECTURES/SEMINARS </w:t>
      </w:r>
    </w:p>
    <w:p w14:paraId="6870F627" w14:textId="77777777" w:rsidR="005E76B4" w:rsidRPr="003A7324" w:rsidRDefault="005E76B4" w:rsidP="003A7324">
      <w:pPr>
        <w:pStyle w:val="CVYear"/>
        <w:spacing w:line="360" w:lineRule="auto"/>
        <w:rPr>
          <w:rFonts w:ascii="Times New Roman" w:hAnsi="Times New Roman"/>
          <w:bCs/>
          <w:sz w:val="24"/>
          <w:szCs w:val="24"/>
        </w:rPr>
      </w:pPr>
      <w:r w:rsidRPr="003A7324">
        <w:rPr>
          <w:rFonts w:ascii="Times New Roman" w:hAnsi="Times New Roman"/>
          <w:bCs/>
          <w:sz w:val="24"/>
          <w:szCs w:val="24"/>
        </w:rPr>
        <w:t>2026</w:t>
      </w:r>
    </w:p>
    <w:p w14:paraId="50A01D58" w14:textId="77777777" w:rsidR="005E76B4" w:rsidRPr="003A7324" w:rsidRDefault="005E76B4" w:rsidP="003A7324">
      <w:pPr>
        <w:pStyle w:val="CVListItem"/>
        <w:numPr>
          <w:ilvl w:val="0"/>
          <w:numId w:val="43"/>
        </w:numPr>
        <w:spacing w:line="360" w:lineRule="auto"/>
        <w:ind w:left="432" w:hanging="432"/>
        <w:rPr>
          <w:rFonts w:ascii="Times New Roman" w:hAnsi="Times New Roman"/>
          <w:b/>
          <w:bCs/>
          <w:sz w:val="24"/>
          <w:szCs w:val="24"/>
        </w:rPr>
      </w:pPr>
      <w:r w:rsidRPr="003A7324">
        <w:rPr>
          <w:rFonts w:ascii="Times New Roman" w:hAnsi="Times New Roman"/>
          <w:b/>
          <w:bCs/>
          <w:sz w:val="24"/>
          <w:szCs w:val="24"/>
        </w:rPr>
        <w:t>Kakraba S</w:t>
      </w:r>
      <w:r w:rsidRPr="003A7324">
        <w:rPr>
          <w:rFonts w:ascii="Times New Roman" w:hAnsi="Times New Roman"/>
          <w:sz w:val="24"/>
          <w:szCs w:val="24"/>
        </w:rPr>
        <w:t>. “</w:t>
      </w:r>
      <w:r w:rsidRPr="003A7324">
        <w:rPr>
          <w:rFonts w:ascii="Times New Roman" w:hAnsi="Times New Roman"/>
          <w:i/>
          <w:iCs/>
          <w:sz w:val="24"/>
          <w:szCs w:val="24"/>
        </w:rPr>
        <w:t>C. elegans as a Model of Aging and Neurodegenerative Diseases</w:t>
      </w:r>
      <w:r w:rsidRPr="003A7324">
        <w:rPr>
          <w:rFonts w:ascii="Times New Roman" w:hAnsi="Times New Roman"/>
          <w:sz w:val="24"/>
          <w:szCs w:val="24"/>
        </w:rPr>
        <w:t>.” AGST 7060: Topics in Aging Research I, Tulane Center for Aging, School of Medicine, Interdisciplinary PhD in Aging Studies, Center for Aging,  School of Medicine, Tulane University, New Orleans, LA, USA.</w:t>
      </w:r>
    </w:p>
    <w:p w14:paraId="29929761" w14:textId="77777777" w:rsidR="005E76B4" w:rsidRPr="003A7324" w:rsidRDefault="005E76B4" w:rsidP="003A7324">
      <w:pPr>
        <w:pStyle w:val="CVListItem"/>
        <w:numPr>
          <w:ilvl w:val="0"/>
          <w:numId w:val="43"/>
        </w:numPr>
        <w:spacing w:line="360" w:lineRule="auto"/>
        <w:ind w:left="432" w:hanging="432"/>
        <w:rPr>
          <w:rFonts w:ascii="Times New Roman" w:hAnsi="Times New Roman"/>
          <w:b/>
          <w:bCs/>
          <w:sz w:val="24"/>
          <w:szCs w:val="24"/>
        </w:rPr>
      </w:pPr>
      <w:r w:rsidRPr="003A7324">
        <w:rPr>
          <w:rFonts w:ascii="Times New Roman" w:hAnsi="Times New Roman"/>
          <w:b/>
          <w:bCs/>
          <w:sz w:val="24"/>
          <w:szCs w:val="24"/>
        </w:rPr>
        <w:t>Kakraba S</w:t>
      </w:r>
      <w:r w:rsidRPr="003A7324">
        <w:rPr>
          <w:rFonts w:ascii="Times New Roman" w:hAnsi="Times New Roman"/>
          <w:sz w:val="24"/>
          <w:szCs w:val="24"/>
        </w:rPr>
        <w:t>. “</w:t>
      </w:r>
      <w:r w:rsidRPr="003A7324">
        <w:rPr>
          <w:rFonts w:ascii="Times New Roman" w:hAnsi="Times New Roman"/>
          <w:i/>
          <w:iCs/>
          <w:sz w:val="24"/>
          <w:szCs w:val="24"/>
        </w:rPr>
        <w:t>Responsible Research Conduct Using Artificial Intelligence (AI)</w:t>
      </w:r>
      <w:r w:rsidRPr="003A7324">
        <w:rPr>
          <w:rFonts w:ascii="Times New Roman" w:hAnsi="Times New Roman"/>
          <w:sz w:val="24"/>
          <w:szCs w:val="24"/>
        </w:rPr>
        <w:t>.” INTD-6010-01: Responsible Conduct of Research (RCR) Seminar Series, Interdisciplinary PhD in Aging Studies, Center for Aging,  School of Medicine, Tulane University, New Orleans, LA, USA.</w:t>
      </w:r>
    </w:p>
    <w:p w14:paraId="77C638FB" w14:textId="77777777" w:rsidR="00E70624" w:rsidRPr="003A7324" w:rsidRDefault="00E70624" w:rsidP="003A7324">
      <w:pPr>
        <w:pStyle w:val="CVYear"/>
        <w:spacing w:line="360" w:lineRule="auto"/>
        <w:rPr>
          <w:rFonts w:ascii="Times New Roman" w:hAnsi="Times New Roman"/>
          <w:bCs/>
          <w:sz w:val="24"/>
          <w:szCs w:val="24"/>
        </w:rPr>
      </w:pPr>
      <w:r w:rsidRPr="003A7324">
        <w:rPr>
          <w:rFonts w:ascii="Times New Roman" w:hAnsi="Times New Roman"/>
          <w:bCs/>
          <w:sz w:val="24"/>
          <w:szCs w:val="24"/>
        </w:rPr>
        <w:t>2025</w:t>
      </w:r>
    </w:p>
    <w:p w14:paraId="0A84DFBC" w14:textId="77777777" w:rsidR="00EF2EBD" w:rsidRPr="003A7324" w:rsidRDefault="00E70624" w:rsidP="003A7324">
      <w:pPr>
        <w:pStyle w:val="CVListItem"/>
        <w:numPr>
          <w:ilvl w:val="0"/>
          <w:numId w:val="43"/>
        </w:numPr>
        <w:spacing w:line="360" w:lineRule="auto"/>
        <w:ind w:left="432" w:hanging="432"/>
        <w:rPr>
          <w:rFonts w:ascii="Times New Roman" w:hAnsi="Times New Roman"/>
          <w:b/>
          <w:bCs/>
          <w:sz w:val="24"/>
          <w:szCs w:val="24"/>
        </w:rPr>
      </w:pPr>
      <w:r w:rsidRPr="003A7324">
        <w:rPr>
          <w:rFonts w:ascii="Times New Roman" w:hAnsi="Times New Roman"/>
          <w:b/>
          <w:bCs/>
          <w:sz w:val="24"/>
          <w:szCs w:val="24"/>
        </w:rPr>
        <w:t>Kakraba S</w:t>
      </w:r>
      <w:r w:rsidRPr="003A7324">
        <w:rPr>
          <w:rFonts w:ascii="Times New Roman" w:hAnsi="Times New Roman"/>
          <w:sz w:val="24"/>
          <w:szCs w:val="24"/>
        </w:rPr>
        <w:t>. “</w:t>
      </w:r>
      <w:r w:rsidRPr="003A7324">
        <w:rPr>
          <w:rFonts w:ascii="Times New Roman" w:hAnsi="Times New Roman"/>
          <w:i/>
          <w:iCs/>
          <w:sz w:val="24"/>
          <w:szCs w:val="24"/>
        </w:rPr>
        <w:t>AI at the Frontiers of Aging: Redefining Diagnostics and Drug Discovery</w:t>
      </w:r>
      <w:r w:rsidRPr="003A7324">
        <w:rPr>
          <w:rFonts w:ascii="Times New Roman" w:hAnsi="Times New Roman"/>
          <w:sz w:val="24"/>
          <w:szCs w:val="24"/>
        </w:rPr>
        <w:t>.” AGST 7020: Interdisciplinary Seminar on Aging I, Interdisciplinary PhD in Aging Studies, Center for Aging,  School of Medicine, Tulane University, New Orleans, LA, USA.</w:t>
      </w:r>
    </w:p>
    <w:p w14:paraId="2687EE2A" w14:textId="77777777" w:rsidR="00EF2EBD" w:rsidRPr="003A7324" w:rsidRDefault="00E70624" w:rsidP="003A7324">
      <w:pPr>
        <w:pStyle w:val="CVListItem"/>
        <w:numPr>
          <w:ilvl w:val="0"/>
          <w:numId w:val="43"/>
        </w:numPr>
        <w:spacing w:line="360" w:lineRule="auto"/>
        <w:ind w:left="432" w:hanging="432"/>
        <w:rPr>
          <w:rFonts w:ascii="Times New Roman" w:hAnsi="Times New Roman"/>
          <w:b/>
          <w:bCs/>
          <w:sz w:val="24"/>
          <w:szCs w:val="24"/>
        </w:rPr>
      </w:pPr>
      <w:r w:rsidRPr="003A7324">
        <w:rPr>
          <w:rFonts w:ascii="Times New Roman" w:hAnsi="Times New Roman"/>
          <w:b/>
          <w:bCs/>
          <w:sz w:val="24"/>
          <w:szCs w:val="24"/>
        </w:rPr>
        <w:t>Kakraba S</w:t>
      </w:r>
      <w:r w:rsidRPr="003A7324">
        <w:rPr>
          <w:rFonts w:ascii="Times New Roman" w:hAnsi="Times New Roman"/>
          <w:sz w:val="24"/>
          <w:szCs w:val="24"/>
        </w:rPr>
        <w:t>. “</w:t>
      </w:r>
      <w:r w:rsidRPr="003A7324">
        <w:rPr>
          <w:rFonts w:ascii="Times New Roman" w:hAnsi="Times New Roman"/>
          <w:i/>
          <w:iCs/>
          <w:sz w:val="24"/>
          <w:szCs w:val="24"/>
        </w:rPr>
        <w:t>C. elegans as a Model of Aging and Neurodegenerative Diseases</w:t>
      </w:r>
      <w:r w:rsidRPr="003A7324">
        <w:rPr>
          <w:rFonts w:ascii="Times New Roman" w:hAnsi="Times New Roman"/>
          <w:sz w:val="24"/>
          <w:szCs w:val="24"/>
        </w:rPr>
        <w:t>.” AGST 7060: Topics in Aging Research I, Tulane Center for Aging, School of Medicine, Interdisciplinary PhD in Aging Studies, Center for Aging,  School of Medicine, Tulane University, New Orleans, LA, USA.</w:t>
      </w:r>
    </w:p>
    <w:p w14:paraId="47C883F2" w14:textId="77777777" w:rsidR="00EF2EBD" w:rsidRPr="003A7324" w:rsidRDefault="00E70624" w:rsidP="003A7324">
      <w:pPr>
        <w:pStyle w:val="CVListItem"/>
        <w:numPr>
          <w:ilvl w:val="0"/>
          <w:numId w:val="43"/>
        </w:numPr>
        <w:spacing w:line="360" w:lineRule="auto"/>
        <w:ind w:left="432" w:hanging="432"/>
        <w:rPr>
          <w:rFonts w:ascii="Times New Roman" w:hAnsi="Times New Roman"/>
          <w:b/>
          <w:bCs/>
          <w:sz w:val="24"/>
          <w:szCs w:val="24"/>
        </w:rPr>
      </w:pPr>
      <w:r w:rsidRPr="003A7324">
        <w:rPr>
          <w:rFonts w:ascii="Times New Roman" w:hAnsi="Times New Roman"/>
          <w:b/>
          <w:bCs/>
          <w:sz w:val="24"/>
          <w:szCs w:val="24"/>
        </w:rPr>
        <w:t>Kakraba S</w:t>
      </w:r>
      <w:r w:rsidRPr="003A7324">
        <w:rPr>
          <w:rFonts w:ascii="Times New Roman" w:hAnsi="Times New Roman"/>
          <w:sz w:val="24"/>
          <w:szCs w:val="24"/>
        </w:rPr>
        <w:t>. “</w:t>
      </w:r>
      <w:r w:rsidRPr="003A7324">
        <w:rPr>
          <w:rFonts w:ascii="Times New Roman" w:hAnsi="Times New Roman"/>
          <w:i/>
          <w:iCs/>
          <w:sz w:val="24"/>
          <w:szCs w:val="24"/>
        </w:rPr>
        <w:t>Responsible Research Conduct Using Artificial Intelligence (AI)</w:t>
      </w:r>
      <w:r w:rsidRPr="003A7324">
        <w:rPr>
          <w:rFonts w:ascii="Times New Roman" w:hAnsi="Times New Roman"/>
          <w:sz w:val="24"/>
          <w:szCs w:val="24"/>
        </w:rPr>
        <w:t>.” INTD-6010-01: Responsible Conduct of Research (RCR) Seminar Series, Interdisciplinary PhD in Aging Studies, Center for Aging,  School of Medicine, Tulane University, New Orleans, LA, USA.</w:t>
      </w:r>
    </w:p>
    <w:p w14:paraId="727AA7B6" w14:textId="77777777" w:rsidR="00E70624" w:rsidRPr="003A7324" w:rsidRDefault="00E70624" w:rsidP="003A7324">
      <w:pPr>
        <w:pStyle w:val="CVYear"/>
        <w:spacing w:line="360" w:lineRule="auto"/>
        <w:rPr>
          <w:rFonts w:ascii="Times New Roman" w:hAnsi="Times New Roman"/>
          <w:bCs/>
          <w:sz w:val="24"/>
          <w:szCs w:val="24"/>
        </w:rPr>
      </w:pPr>
      <w:r w:rsidRPr="003A7324">
        <w:rPr>
          <w:rFonts w:ascii="Times New Roman" w:hAnsi="Times New Roman"/>
          <w:bCs/>
          <w:sz w:val="24"/>
          <w:szCs w:val="24"/>
        </w:rPr>
        <w:t>2024</w:t>
      </w:r>
    </w:p>
    <w:p w14:paraId="6680F849" w14:textId="77777777" w:rsidR="00E70624" w:rsidRPr="003A7324" w:rsidRDefault="00E70624" w:rsidP="003A7324">
      <w:pPr>
        <w:pStyle w:val="CVListItem"/>
        <w:numPr>
          <w:ilvl w:val="0"/>
          <w:numId w:val="44"/>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w:t>
      </w:r>
      <w:r w:rsidRPr="003A7324">
        <w:rPr>
          <w:rFonts w:ascii="Times New Roman" w:hAnsi="Times New Roman"/>
          <w:i/>
          <w:iCs/>
          <w:sz w:val="24"/>
          <w:szCs w:val="24"/>
        </w:rPr>
        <w:t>Machine Learning: Concept and Application in Biomedical Sciences</w:t>
      </w:r>
      <w:r w:rsidRPr="003A7324">
        <w:rPr>
          <w:rFonts w:ascii="Times New Roman" w:hAnsi="Times New Roman"/>
          <w:sz w:val="24"/>
          <w:szCs w:val="24"/>
        </w:rPr>
        <w:t>.” Statistics Capstone Course Webinar, Department of Mathematics and Statistics, Eastern Kentucky University, Richmond, KY.</w:t>
      </w:r>
    </w:p>
    <w:p w14:paraId="7CC1FC6E" w14:textId="77777777" w:rsidR="00EF2EBD" w:rsidRPr="003A7324" w:rsidRDefault="00E70624" w:rsidP="003A7324">
      <w:pPr>
        <w:pStyle w:val="CVListItem"/>
        <w:numPr>
          <w:ilvl w:val="0"/>
          <w:numId w:val="44"/>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w:t>
      </w:r>
      <w:r w:rsidRPr="003A7324">
        <w:rPr>
          <w:rFonts w:ascii="Times New Roman" w:hAnsi="Times New Roman"/>
          <w:i/>
          <w:iCs/>
          <w:sz w:val="24"/>
          <w:szCs w:val="24"/>
        </w:rPr>
        <w:t>Unearthing the Mechanisms of Age-Related Neurodegenerative Disease Using Caenorhabditis elegans</w:t>
      </w:r>
      <w:r w:rsidRPr="003A7324">
        <w:rPr>
          <w:rFonts w:ascii="Times New Roman" w:hAnsi="Times New Roman"/>
          <w:sz w:val="24"/>
          <w:szCs w:val="24"/>
        </w:rPr>
        <w:t>.” AGST 7060: Topics in Aging Research I, Interdisciplinary PhD in Aging Studies, Center for Aging,  School of Medicine, Tulane University, New Orleans, LA, USA.</w:t>
      </w:r>
    </w:p>
    <w:p w14:paraId="38FE0817" w14:textId="77777777" w:rsidR="00E70624" w:rsidRPr="003A7324" w:rsidRDefault="00E70624" w:rsidP="003A7324">
      <w:pPr>
        <w:pStyle w:val="CVListItem"/>
        <w:numPr>
          <w:ilvl w:val="0"/>
          <w:numId w:val="44"/>
        </w:numPr>
        <w:spacing w:line="360" w:lineRule="auto"/>
        <w:ind w:left="432" w:hanging="432"/>
        <w:rPr>
          <w:rFonts w:ascii="Times New Roman" w:hAnsi="Times New Roman"/>
          <w:sz w:val="24"/>
          <w:szCs w:val="24"/>
        </w:rPr>
      </w:pPr>
      <w:r w:rsidRPr="003A7324">
        <w:rPr>
          <w:rFonts w:ascii="Times New Roman" w:hAnsi="Times New Roman"/>
          <w:b/>
          <w:bCs/>
          <w:sz w:val="24"/>
          <w:szCs w:val="24"/>
        </w:rPr>
        <w:lastRenderedPageBreak/>
        <w:t>Kakraba S</w:t>
      </w:r>
      <w:r w:rsidRPr="003A7324">
        <w:rPr>
          <w:rFonts w:ascii="Times New Roman" w:hAnsi="Times New Roman"/>
          <w:sz w:val="24"/>
          <w:szCs w:val="24"/>
        </w:rPr>
        <w:t>. “</w:t>
      </w:r>
      <w:r w:rsidRPr="003A7324">
        <w:rPr>
          <w:rFonts w:ascii="Times New Roman" w:hAnsi="Times New Roman"/>
          <w:i/>
          <w:iCs/>
          <w:sz w:val="24"/>
          <w:szCs w:val="24"/>
        </w:rPr>
        <w:t>Artificial Intelligence at the frontiers of Aging: Redefining Diagnostics and Drug Discovery”</w:t>
      </w:r>
      <w:r w:rsidRPr="003A7324">
        <w:rPr>
          <w:rFonts w:ascii="Times New Roman" w:hAnsi="Times New Roman"/>
          <w:sz w:val="24"/>
          <w:szCs w:val="24"/>
        </w:rPr>
        <w:t>, AGST 7020: Interdisciplinary Seminar on Aging I. Graduate seminar presentation,  Interdisciplinary PhD in Aging Studies, Center for Aging,  School of Medicine, Tulane University, New Orleans, LA, USA.</w:t>
      </w:r>
    </w:p>
    <w:p w14:paraId="04892536" w14:textId="77777777" w:rsidR="00FB4D5F" w:rsidRPr="003A7324" w:rsidRDefault="00FB4D5F" w:rsidP="003A7324">
      <w:pPr>
        <w:pStyle w:val="CVListItem"/>
        <w:numPr>
          <w:ilvl w:val="0"/>
          <w:numId w:val="44"/>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(2024, May 30). </w:t>
      </w:r>
      <w:r w:rsidRPr="003A7324">
        <w:rPr>
          <w:rFonts w:ascii="Times New Roman" w:hAnsi="Times New Roman"/>
          <w:i/>
          <w:iCs/>
          <w:sz w:val="24"/>
          <w:szCs w:val="24"/>
        </w:rPr>
        <w:t>Exploring the Scope and Impact of AI in Higher Education Research</w:t>
      </w:r>
      <w:r w:rsidRPr="003A7324">
        <w:rPr>
          <w:rFonts w:ascii="Times New Roman" w:hAnsi="Times New Roman"/>
          <w:sz w:val="24"/>
          <w:szCs w:val="24"/>
        </w:rPr>
        <w:t>. Invited speaker. AfriQAN, Association of African Universities, Accra, Ghana.</w:t>
      </w:r>
    </w:p>
    <w:p w14:paraId="1C654DB4" w14:textId="77777777" w:rsidR="00FB4D5F" w:rsidRPr="003A7324" w:rsidRDefault="00FB4D5F" w:rsidP="003A7324">
      <w:pPr>
        <w:pStyle w:val="CVListItem"/>
        <w:numPr>
          <w:ilvl w:val="0"/>
          <w:numId w:val="44"/>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(2024, March). </w:t>
      </w:r>
      <w:r w:rsidRPr="003A7324">
        <w:rPr>
          <w:rFonts w:ascii="Times New Roman" w:hAnsi="Times New Roman"/>
          <w:i/>
          <w:iCs/>
          <w:sz w:val="24"/>
          <w:szCs w:val="24"/>
        </w:rPr>
        <w:t>Data Science-Driven Drug Discovery and Design for Treatment of Neurodegenerative Diseases</w:t>
      </w:r>
      <w:r w:rsidRPr="003A7324">
        <w:rPr>
          <w:rFonts w:ascii="Times New Roman" w:hAnsi="Times New Roman"/>
          <w:sz w:val="24"/>
          <w:szCs w:val="24"/>
        </w:rPr>
        <w:t>. Invited speaker. 20th Annual MCBIOS, Emory University, Atlanta, GA, USA.</w:t>
      </w:r>
    </w:p>
    <w:p w14:paraId="7562B7FF" w14:textId="77777777" w:rsidR="00FB4D5F" w:rsidRPr="003A7324" w:rsidRDefault="00FB4D5F" w:rsidP="003A7324">
      <w:pPr>
        <w:pStyle w:val="CVListItem"/>
        <w:numPr>
          <w:ilvl w:val="0"/>
          <w:numId w:val="44"/>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(2024, March 8). </w:t>
      </w:r>
      <w:r w:rsidRPr="003A7324">
        <w:rPr>
          <w:rFonts w:ascii="Times New Roman" w:hAnsi="Times New Roman"/>
          <w:i/>
          <w:iCs/>
          <w:sz w:val="24"/>
          <w:szCs w:val="24"/>
        </w:rPr>
        <w:t>Data Science-Driven Drug Discovery and Design to Target Diseases</w:t>
      </w:r>
      <w:r w:rsidRPr="003A7324">
        <w:rPr>
          <w:rFonts w:ascii="Times New Roman" w:hAnsi="Times New Roman"/>
          <w:sz w:val="24"/>
          <w:szCs w:val="24"/>
        </w:rPr>
        <w:t>. Invited speaker. Bioinformatics Program, University of Arkansas for Medical Sciences and University of Arkansas at Little Rock, Little Rock, AR, USA.</w:t>
      </w:r>
    </w:p>
    <w:p w14:paraId="6739A805"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MASTERS COMMITTEES:</w:t>
      </w:r>
    </w:p>
    <w:p w14:paraId="29EFC7B8" w14:textId="77777777" w:rsidR="006F1299" w:rsidRPr="003A7324" w:rsidRDefault="00344208" w:rsidP="003A7324">
      <w:pPr>
        <w:spacing w:line="360" w:lineRule="auto"/>
        <w:rPr>
          <w:rFonts w:ascii="Times New Roman" w:hAnsi="Times New Roman"/>
          <w:sz w:val="24"/>
          <w:szCs w:val="24"/>
        </w:rPr>
      </w:pPr>
      <w:r w:rsidRPr="003A7324">
        <w:rPr>
          <w:rFonts w:ascii="Times New Roman" w:hAnsi="Times New Roman"/>
          <w:sz w:val="24"/>
          <w:szCs w:val="24"/>
        </w:rPr>
        <w:t>NAME OF STUDENT, DATE, ROLE (Chair/member/adviser)</w:t>
      </w:r>
    </w:p>
    <w:p w14:paraId="6ECDBA01" w14:textId="77777777" w:rsidR="00294BFA" w:rsidRPr="003A7324" w:rsidRDefault="00294BFA" w:rsidP="003A7324">
      <w:pPr>
        <w:pStyle w:val="CVYear"/>
        <w:spacing w:line="360" w:lineRule="auto"/>
        <w:rPr>
          <w:rFonts w:ascii="Times New Roman" w:hAnsi="Times New Roman"/>
          <w:bCs/>
          <w:sz w:val="24"/>
          <w:szCs w:val="24"/>
          <w:lang w:bidi="hi-IN"/>
        </w:rPr>
      </w:pPr>
      <w:r w:rsidRPr="003A7324">
        <w:rPr>
          <w:rFonts w:ascii="Times New Roman" w:hAnsi="Times New Roman"/>
          <w:bCs/>
          <w:sz w:val="24"/>
          <w:szCs w:val="24"/>
          <w:lang w:bidi="hi-IN"/>
        </w:rPr>
        <w:t>2025–2026</w:t>
      </w:r>
    </w:p>
    <w:p w14:paraId="6565A23C" w14:textId="77777777" w:rsidR="00294BFA" w:rsidRPr="003A7324" w:rsidRDefault="00294BFA" w:rsidP="003A7324">
      <w:pPr>
        <w:pStyle w:val="CVListItem"/>
        <w:numPr>
          <w:ilvl w:val="0"/>
          <w:numId w:val="25"/>
        </w:numPr>
        <w:spacing w:line="360" w:lineRule="auto"/>
        <w:ind w:left="432" w:hanging="432"/>
        <w:rPr>
          <w:rFonts w:ascii="Times New Roman" w:hAnsi="Times New Roman"/>
          <w:b/>
          <w:bCs/>
          <w:sz w:val="24"/>
          <w:szCs w:val="24"/>
          <w:lang w:bidi="hi-IN"/>
        </w:rPr>
      </w:pPr>
      <w:r w:rsidRPr="003A7324">
        <w:rPr>
          <w:rFonts w:ascii="Times New Roman" w:hAnsi="Times New Roman"/>
          <w:b/>
          <w:bCs/>
          <w:sz w:val="24"/>
          <w:szCs w:val="24"/>
          <w:lang w:bidi="hi-IN"/>
        </w:rPr>
        <w:t>Taylor Franks, Supervisor</w:t>
      </w:r>
      <w:r w:rsidRPr="003A7324">
        <w:rPr>
          <w:rFonts w:ascii="Times New Roman" w:hAnsi="Times New Roman"/>
          <w:sz w:val="24"/>
          <w:szCs w:val="24"/>
          <w:lang w:bidi="hi-IN"/>
        </w:rPr>
        <w:t>, Spring 2026, Utilizing Machine Learning Models to Predict Post-Partum Depression Diagnosis, MS (Biostatistics), Tulane University</w:t>
      </w:r>
    </w:p>
    <w:p w14:paraId="070DCAF7" w14:textId="77777777" w:rsidR="00294BFA" w:rsidRPr="003A7324" w:rsidRDefault="00294BFA" w:rsidP="003A7324">
      <w:pPr>
        <w:pStyle w:val="CVListItem"/>
        <w:numPr>
          <w:ilvl w:val="0"/>
          <w:numId w:val="2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Bailey P. Taylor</w:t>
      </w:r>
      <w:r w:rsidRPr="003A7324">
        <w:rPr>
          <w:rFonts w:ascii="Times New Roman" w:hAnsi="Times New Roman"/>
          <w:sz w:val="24"/>
          <w:szCs w:val="24"/>
          <w:lang w:bidi="hi-IN"/>
        </w:rPr>
        <w:t>, Supervisor, Spring 2026, Identification of Predictive Comorbidity Patterns for Endometriosis Risk Stratification Using Explainable Artificial Intelligence and Electronic Health Record Data, MS (Biostatistics), Tulane University</w:t>
      </w:r>
    </w:p>
    <w:p w14:paraId="3730202D" w14:textId="77777777" w:rsidR="00294BFA" w:rsidRPr="003A7324" w:rsidRDefault="00294BFA" w:rsidP="003A7324">
      <w:pPr>
        <w:pStyle w:val="CVListItem"/>
        <w:numPr>
          <w:ilvl w:val="0"/>
          <w:numId w:val="25"/>
        </w:numPr>
        <w:spacing w:line="360" w:lineRule="auto"/>
        <w:ind w:left="432" w:hanging="432"/>
        <w:rPr>
          <w:rFonts w:ascii="Times New Roman" w:hAnsi="Times New Roman"/>
          <w:b/>
          <w:bCs/>
          <w:sz w:val="24"/>
          <w:szCs w:val="24"/>
          <w:lang w:bidi="hi-IN"/>
        </w:rPr>
      </w:pPr>
      <w:r w:rsidRPr="003A7324">
        <w:rPr>
          <w:rFonts w:ascii="Times New Roman" w:hAnsi="Times New Roman"/>
          <w:b/>
          <w:bCs/>
          <w:sz w:val="24"/>
          <w:szCs w:val="24"/>
          <w:lang w:bidi="hi-IN"/>
        </w:rPr>
        <w:t>Ema Darr</w:t>
      </w:r>
      <w:r w:rsidRPr="003A7324">
        <w:rPr>
          <w:rFonts w:ascii="Times New Roman" w:hAnsi="Times New Roman"/>
          <w:sz w:val="24"/>
          <w:szCs w:val="24"/>
          <w:lang w:bidi="hi-IN"/>
        </w:rPr>
        <w:t>, Co-Supervisor, Spring 2026, Comparing Performance Measure Behavior Across Statistical and Machine Learning Classifiers for Sepsis Mortality Prediction: A Simulation Study, MS (Biostatistics), Tulane University</w:t>
      </w:r>
    </w:p>
    <w:p w14:paraId="4C4F2BE6" w14:textId="77777777" w:rsidR="00294BFA" w:rsidRPr="003A7324" w:rsidRDefault="00294BFA" w:rsidP="003A7324">
      <w:pPr>
        <w:pStyle w:val="CVListItem"/>
        <w:numPr>
          <w:ilvl w:val="0"/>
          <w:numId w:val="2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Chaudhry S. Farhana</w:t>
      </w:r>
      <w:r w:rsidRPr="003A7324">
        <w:rPr>
          <w:rFonts w:ascii="Times New Roman" w:hAnsi="Times New Roman"/>
          <w:sz w:val="24"/>
          <w:szCs w:val="24"/>
          <w:lang w:bidi="hi-IN"/>
        </w:rPr>
        <w:t>, Supervisor, Spring 2026, Predicting Heart Failure Mortality: Integrating Baseline Risk Stratification with Temporal Risk Evolution for Enhanced Clinical Decision-Making, Integrated Learning Experience, Partial Fulfillment of MSPH (Biostatistics), Tulane University</w:t>
      </w:r>
    </w:p>
    <w:p w14:paraId="1453F052" w14:textId="77777777" w:rsidR="00294BFA" w:rsidRPr="003A7324" w:rsidRDefault="00294BFA" w:rsidP="003A7324">
      <w:pPr>
        <w:pStyle w:val="CVListItem"/>
        <w:numPr>
          <w:ilvl w:val="0"/>
          <w:numId w:val="25"/>
        </w:numPr>
        <w:spacing w:line="360" w:lineRule="auto"/>
        <w:ind w:left="432" w:hanging="432"/>
        <w:rPr>
          <w:rFonts w:ascii="Times New Roman" w:hAnsi="Times New Roman"/>
          <w:b/>
          <w:bCs/>
          <w:sz w:val="24"/>
          <w:szCs w:val="24"/>
          <w:lang w:bidi="hi-IN"/>
        </w:rPr>
      </w:pPr>
      <w:r w:rsidRPr="003A7324">
        <w:rPr>
          <w:rFonts w:ascii="Times New Roman" w:hAnsi="Times New Roman"/>
          <w:b/>
          <w:bCs/>
          <w:sz w:val="24"/>
          <w:szCs w:val="24"/>
          <w:lang w:bidi="hi-IN"/>
        </w:rPr>
        <w:t xml:space="preserve">Kervin Dery, </w:t>
      </w:r>
      <w:r w:rsidRPr="003A7324">
        <w:rPr>
          <w:rFonts w:ascii="Times New Roman" w:hAnsi="Times New Roman"/>
          <w:sz w:val="24"/>
          <w:szCs w:val="24"/>
          <w:lang w:bidi="hi-IN"/>
        </w:rPr>
        <w:t>Co-Supervisor, 2026, A Graph-Theoretic Model of Hepatitis B, MPhil (Mathematics), University of Cape Coast, Ghana</w:t>
      </w:r>
    </w:p>
    <w:p w14:paraId="7337447D" w14:textId="77777777" w:rsidR="00294BFA" w:rsidRPr="003A7324" w:rsidRDefault="00294BFA" w:rsidP="003A7324">
      <w:pPr>
        <w:pStyle w:val="CVListItem"/>
        <w:numPr>
          <w:ilvl w:val="0"/>
          <w:numId w:val="25"/>
        </w:numPr>
        <w:spacing w:line="360" w:lineRule="auto"/>
        <w:ind w:left="432" w:hanging="432"/>
        <w:rPr>
          <w:rFonts w:ascii="Times New Roman" w:hAnsi="Times New Roman"/>
          <w:b/>
          <w:bCs/>
          <w:sz w:val="24"/>
          <w:szCs w:val="24"/>
          <w:lang w:bidi="hi-IN"/>
        </w:rPr>
      </w:pPr>
      <w:r w:rsidRPr="003A7324">
        <w:rPr>
          <w:rFonts w:ascii="Times New Roman" w:hAnsi="Times New Roman"/>
          <w:b/>
          <w:bCs/>
          <w:sz w:val="24"/>
          <w:szCs w:val="24"/>
          <w:lang w:bidi="hi-IN"/>
        </w:rPr>
        <w:lastRenderedPageBreak/>
        <w:t>Muthaiah Subashini</w:t>
      </w:r>
      <w:r w:rsidRPr="003A7324">
        <w:rPr>
          <w:rFonts w:ascii="Times New Roman" w:hAnsi="Times New Roman"/>
          <w:sz w:val="24"/>
          <w:szCs w:val="24"/>
          <w:lang w:bidi="hi-IN"/>
        </w:rPr>
        <w:t>, Supervisor, Fall 2025, Preventable Emergency Department Visits Analysis, MSPH (Biostatistics), Tulane University</w:t>
      </w:r>
    </w:p>
    <w:p w14:paraId="2A4B7349" w14:textId="77777777" w:rsidR="00294BFA" w:rsidRPr="003A7324" w:rsidRDefault="00294BFA" w:rsidP="003A7324">
      <w:pPr>
        <w:pStyle w:val="CVListItem"/>
        <w:numPr>
          <w:ilvl w:val="0"/>
          <w:numId w:val="25"/>
        </w:numPr>
        <w:spacing w:line="360" w:lineRule="auto"/>
        <w:ind w:left="432" w:hanging="432"/>
        <w:rPr>
          <w:rFonts w:ascii="Times New Roman" w:hAnsi="Times New Roman"/>
          <w:b/>
          <w:bCs/>
          <w:sz w:val="24"/>
          <w:szCs w:val="24"/>
          <w:lang w:bidi="hi-IN"/>
        </w:rPr>
      </w:pPr>
      <w:r w:rsidRPr="003A7324">
        <w:rPr>
          <w:rFonts w:ascii="Times New Roman" w:hAnsi="Times New Roman"/>
          <w:b/>
          <w:bCs/>
          <w:sz w:val="24"/>
          <w:szCs w:val="24"/>
          <w:lang w:bidi="hi-IN"/>
        </w:rPr>
        <w:t xml:space="preserve">Jingwen Li, </w:t>
      </w:r>
      <w:r w:rsidRPr="003A7324">
        <w:rPr>
          <w:rFonts w:ascii="Times New Roman" w:hAnsi="Times New Roman"/>
          <w:sz w:val="24"/>
          <w:szCs w:val="24"/>
          <w:lang w:bidi="hi-IN"/>
        </w:rPr>
        <w:t>Supervisor, 2026, Mental Well-Being and Curriculum Evaluation, MSPH (Biostatistics), Tulane University</w:t>
      </w:r>
    </w:p>
    <w:p w14:paraId="2B92855F" w14:textId="77777777" w:rsidR="00294BFA" w:rsidRPr="003A7324" w:rsidRDefault="00294BFA" w:rsidP="003A7324">
      <w:pPr>
        <w:pStyle w:val="CVListItem"/>
        <w:numPr>
          <w:ilvl w:val="0"/>
          <w:numId w:val="2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 xml:space="preserve">Siyuan Luan, </w:t>
      </w:r>
      <w:r w:rsidRPr="003A7324">
        <w:rPr>
          <w:rFonts w:ascii="Times New Roman" w:hAnsi="Times New Roman"/>
          <w:sz w:val="24"/>
          <w:szCs w:val="24"/>
          <w:lang w:bidi="hi-IN"/>
        </w:rPr>
        <w:t>Committee Member, 2025, Comparative Analysis of Dimensionality Reduction Techniques for High-Dimensional Data, MS(Biostatistics), Tulane University</w:t>
      </w:r>
    </w:p>
    <w:p w14:paraId="2F135CCA" w14:textId="77777777" w:rsidR="00294BFA" w:rsidRPr="003A7324" w:rsidRDefault="00294BFA" w:rsidP="003A7324">
      <w:pPr>
        <w:pStyle w:val="CVListItem"/>
        <w:numPr>
          <w:ilvl w:val="0"/>
          <w:numId w:val="2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 xml:space="preserve">Hao Zhou and Zhengxiao Yang, </w:t>
      </w:r>
      <w:r w:rsidRPr="003A7324">
        <w:rPr>
          <w:rFonts w:ascii="Times New Roman" w:hAnsi="Times New Roman"/>
          <w:sz w:val="24"/>
          <w:szCs w:val="24"/>
          <w:lang w:bidi="hi-IN"/>
        </w:rPr>
        <w:t>Chair, Spring 2024–Spring 2025, Optimizing Parkinson’s Disease Prediction, Published: Data, 2025, 10(4)</w:t>
      </w:r>
    </w:p>
    <w:p w14:paraId="14DB6B9B" w14:textId="77777777" w:rsidR="00294BFA" w:rsidRPr="003A7324" w:rsidRDefault="00294BFA" w:rsidP="003A7324">
      <w:pPr>
        <w:pStyle w:val="CVListItem"/>
        <w:numPr>
          <w:ilvl w:val="0"/>
          <w:numId w:val="2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 xml:space="preserve">Han Liu, </w:t>
      </w:r>
      <w:r w:rsidRPr="003A7324">
        <w:rPr>
          <w:rFonts w:ascii="Times New Roman" w:hAnsi="Times New Roman"/>
          <w:sz w:val="24"/>
          <w:szCs w:val="24"/>
          <w:lang w:bidi="hi-IN"/>
        </w:rPr>
        <w:t>Committee Member, 2025, A Bayesian-Frequentist Hybrid Inference Framework for Optimizing Adaptive COVID-19 Vaccine Trials, Supervisor: Jeffrey G. Shaffer</w:t>
      </w:r>
    </w:p>
    <w:p w14:paraId="40BBD1F4" w14:textId="77777777" w:rsidR="00294BFA" w:rsidRPr="003A7324" w:rsidRDefault="00294BFA" w:rsidP="003A7324">
      <w:pPr>
        <w:pStyle w:val="CVListItem"/>
        <w:numPr>
          <w:ilvl w:val="0"/>
          <w:numId w:val="2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 xml:space="preserve">Han Wenzheng and Edmund F. Agyemang, </w:t>
      </w:r>
      <w:r w:rsidRPr="003A7324">
        <w:rPr>
          <w:rFonts w:ascii="Times New Roman" w:hAnsi="Times New Roman"/>
          <w:sz w:val="24"/>
          <w:szCs w:val="24"/>
          <w:lang w:bidi="hi-IN"/>
        </w:rPr>
        <w:t>Chair, 2024–2025, AI-Enhanced Multi-Algorithm R Shiny App for Predictive Modeling and Analytics, Published: JMIR Aging (DOI: 10.2196/70272)</w:t>
      </w:r>
    </w:p>
    <w:p w14:paraId="007263C6" w14:textId="77777777" w:rsidR="00294BFA" w:rsidRPr="003A7324" w:rsidRDefault="00294BFA" w:rsidP="003A7324">
      <w:pPr>
        <w:pStyle w:val="CVYear"/>
        <w:spacing w:line="360" w:lineRule="auto"/>
        <w:rPr>
          <w:rFonts w:ascii="Times New Roman" w:hAnsi="Times New Roman"/>
          <w:bCs/>
          <w:sz w:val="24"/>
          <w:szCs w:val="24"/>
          <w:lang w:bidi="hi-IN"/>
        </w:rPr>
      </w:pPr>
      <w:r w:rsidRPr="003A7324">
        <w:rPr>
          <w:rFonts w:ascii="Times New Roman" w:hAnsi="Times New Roman"/>
          <w:bCs/>
          <w:sz w:val="24"/>
          <w:szCs w:val="24"/>
          <w:lang w:bidi="hi-IN"/>
        </w:rPr>
        <w:t>2024</w:t>
      </w:r>
    </w:p>
    <w:p w14:paraId="3F6A4625" w14:textId="77777777" w:rsidR="00294BFA" w:rsidRPr="003A7324" w:rsidRDefault="00294BFA" w:rsidP="003A7324">
      <w:pPr>
        <w:pStyle w:val="CVListItem"/>
        <w:numPr>
          <w:ilvl w:val="0"/>
          <w:numId w:val="2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Jinjie Wang</w:t>
      </w:r>
      <w:r w:rsidRPr="003A7324">
        <w:rPr>
          <w:rFonts w:ascii="Times New Roman" w:hAnsi="Times New Roman"/>
          <w:sz w:val="24"/>
          <w:szCs w:val="24"/>
          <w:lang w:bidi="hi-IN"/>
        </w:rPr>
        <w:t>, Committee Member, 2024, Comparative Evaluation of Approaches for Simultaneous Handling of Missing Data and Measurement Error: A Simulation Study, Supervisor: Jeffrey G. Shaffer</w:t>
      </w:r>
    </w:p>
    <w:p w14:paraId="6B11E184" w14:textId="77777777" w:rsidR="00294BFA" w:rsidRPr="003A7324" w:rsidRDefault="00294BFA" w:rsidP="003A7324">
      <w:pPr>
        <w:pStyle w:val="CVYear"/>
        <w:spacing w:line="360" w:lineRule="auto"/>
        <w:rPr>
          <w:rFonts w:ascii="Times New Roman" w:hAnsi="Times New Roman"/>
          <w:bCs/>
          <w:sz w:val="24"/>
          <w:szCs w:val="24"/>
          <w:lang w:bidi="hi-IN"/>
        </w:rPr>
      </w:pPr>
      <w:r w:rsidRPr="003A7324">
        <w:rPr>
          <w:rFonts w:ascii="Times New Roman" w:hAnsi="Times New Roman"/>
          <w:bCs/>
          <w:sz w:val="24"/>
          <w:szCs w:val="24"/>
          <w:lang w:bidi="hi-IN"/>
        </w:rPr>
        <w:t>2023</w:t>
      </w:r>
    </w:p>
    <w:p w14:paraId="280575B9" w14:textId="77777777" w:rsidR="00294BFA" w:rsidRPr="003A7324" w:rsidRDefault="00294BFA" w:rsidP="003A7324">
      <w:pPr>
        <w:pStyle w:val="CVListItem"/>
        <w:numPr>
          <w:ilvl w:val="0"/>
          <w:numId w:val="25"/>
        </w:numPr>
        <w:spacing w:line="360" w:lineRule="auto"/>
        <w:ind w:left="432" w:hanging="432"/>
        <w:rPr>
          <w:rFonts w:ascii="Times New Roman" w:hAnsi="Times New Roman"/>
          <w:b/>
          <w:bCs/>
          <w:sz w:val="24"/>
          <w:szCs w:val="24"/>
          <w:lang w:bidi="hi-IN"/>
        </w:rPr>
      </w:pPr>
      <w:r w:rsidRPr="003A7324">
        <w:rPr>
          <w:rFonts w:ascii="Times New Roman" w:hAnsi="Times New Roman"/>
          <w:b/>
          <w:bCs/>
          <w:sz w:val="24"/>
          <w:szCs w:val="24"/>
          <w:lang w:bidi="hi-IN"/>
        </w:rPr>
        <w:t>Stephen D. McQueen</w:t>
      </w:r>
      <w:r w:rsidRPr="003A7324">
        <w:rPr>
          <w:rFonts w:ascii="Times New Roman" w:hAnsi="Times New Roman"/>
          <w:sz w:val="24"/>
          <w:szCs w:val="24"/>
          <w:lang w:bidi="hi-IN"/>
        </w:rPr>
        <w:t xml:space="preserve">, Chair, </w:t>
      </w:r>
      <w:proofErr w:type="gramStart"/>
      <w:r w:rsidRPr="003A7324">
        <w:rPr>
          <w:rFonts w:ascii="Times New Roman" w:hAnsi="Times New Roman"/>
          <w:sz w:val="24"/>
          <w:szCs w:val="24"/>
          <w:lang w:bidi="hi-IN"/>
        </w:rPr>
        <w:t>Fall</w:t>
      </w:r>
      <w:proofErr w:type="gramEnd"/>
      <w:r w:rsidRPr="003A7324">
        <w:rPr>
          <w:rFonts w:ascii="Times New Roman" w:hAnsi="Times New Roman"/>
          <w:sz w:val="24"/>
          <w:szCs w:val="24"/>
          <w:lang w:bidi="hi-IN"/>
        </w:rPr>
        <w:t xml:space="preserve"> 2023, Optimization of Machine Learning Models for Predicting Deposit Term Subscriptions in Bank Marketing, M.A. (Applied Mathematics), Eastern Kentucky University</w:t>
      </w:r>
    </w:p>
    <w:p w14:paraId="7481FBEB" w14:textId="77777777" w:rsidR="00294BFA" w:rsidRPr="003A7324" w:rsidRDefault="00294BFA" w:rsidP="003A7324">
      <w:pPr>
        <w:pStyle w:val="CVYear"/>
        <w:spacing w:line="360" w:lineRule="auto"/>
        <w:rPr>
          <w:rFonts w:ascii="Times New Roman" w:hAnsi="Times New Roman"/>
          <w:bCs/>
          <w:sz w:val="24"/>
          <w:szCs w:val="24"/>
          <w:lang w:bidi="hi-IN"/>
        </w:rPr>
      </w:pPr>
      <w:r w:rsidRPr="003A7324">
        <w:rPr>
          <w:rFonts w:ascii="Times New Roman" w:hAnsi="Times New Roman"/>
          <w:bCs/>
          <w:sz w:val="24"/>
          <w:szCs w:val="24"/>
          <w:lang w:bidi="hi-IN"/>
        </w:rPr>
        <w:t>2022</w:t>
      </w:r>
    </w:p>
    <w:p w14:paraId="39AA4BAD" w14:textId="77777777" w:rsidR="00294BFA" w:rsidRPr="003A7324" w:rsidRDefault="00294BFA" w:rsidP="003A7324">
      <w:pPr>
        <w:pStyle w:val="CVListItem"/>
        <w:numPr>
          <w:ilvl w:val="0"/>
          <w:numId w:val="25"/>
        </w:numPr>
        <w:spacing w:line="360" w:lineRule="auto"/>
        <w:ind w:left="432" w:hanging="432"/>
        <w:rPr>
          <w:rFonts w:ascii="Times New Roman" w:hAnsi="Times New Roman"/>
          <w:sz w:val="24"/>
          <w:szCs w:val="24"/>
          <w:lang w:bidi="hi-IN"/>
        </w:rPr>
      </w:pPr>
      <w:r w:rsidRPr="003A7324">
        <w:rPr>
          <w:rFonts w:ascii="Times New Roman" w:hAnsi="Times New Roman"/>
          <w:b/>
          <w:bCs/>
          <w:sz w:val="24"/>
          <w:szCs w:val="24"/>
          <w:lang w:bidi="hi-IN"/>
        </w:rPr>
        <w:t xml:space="preserve">Kamala Krishna Buddharaju, </w:t>
      </w:r>
      <w:r w:rsidRPr="003A7324">
        <w:rPr>
          <w:rFonts w:ascii="Times New Roman" w:hAnsi="Times New Roman"/>
          <w:sz w:val="24"/>
          <w:szCs w:val="24"/>
          <w:lang w:bidi="hi-IN"/>
        </w:rPr>
        <w:t xml:space="preserve">Chair, </w:t>
      </w:r>
      <w:proofErr w:type="gramStart"/>
      <w:r w:rsidRPr="003A7324">
        <w:rPr>
          <w:rFonts w:ascii="Times New Roman" w:hAnsi="Times New Roman"/>
          <w:sz w:val="24"/>
          <w:szCs w:val="24"/>
          <w:lang w:bidi="hi-IN"/>
        </w:rPr>
        <w:t>Fall</w:t>
      </w:r>
      <w:proofErr w:type="gramEnd"/>
      <w:r w:rsidRPr="003A7324">
        <w:rPr>
          <w:rFonts w:ascii="Times New Roman" w:hAnsi="Times New Roman"/>
          <w:sz w:val="24"/>
          <w:szCs w:val="24"/>
          <w:lang w:bidi="hi-IN"/>
        </w:rPr>
        <w:t xml:space="preserve"> 2022, Modeling Drug-Induced Liver Toxicity Using ML-Driven QSAR, M.A. (Applied Mathematics), Eastern Kentucky University</w:t>
      </w:r>
    </w:p>
    <w:p w14:paraId="5525F580" w14:textId="77777777" w:rsidR="00294BFA" w:rsidRPr="003A7324" w:rsidRDefault="00294BFA" w:rsidP="003A7324">
      <w:pPr>
        <w:pStyle w:val="CVListItem"/>
        <w:numPr>
          <w:ilvl w:val="0"/>
          <w:numId w:val="25"/>
        </w:numPr>
        <w:spacing w:line="360" w:lineRule="auto"/>
        <w:ind w:left="432" w:hanging="432"/>
        <w:rPr>
          <w:rFonts w:ascii="Times New Roman" w:hAnsi="Times New Roman"/>
          <w:b/>
          <w:bCs/>
          <w:sz w:val="24"/>
          <w:szCs w:val="24"/>
          <w:lang w:bidi="hi-IN"/>
        </w:rPr>
      </w:pPr>
      <w:r w:rsidRPr="003A7324">
        <w:rPr>
          <w:rFonts w:ascii="Times New Roman" w:hAnsi="Times New Roman"/>
          <w:b/>
          <w:bCs/>
          <w:sz w:val="24"/>
          <w:szCs w:val="24"/>
          <w:lang w:bidi="hi-IN"/>
        </w:rPr>
        <w:t xml:space="preserve">Samuel Christopher, </w:t>
      </w:r>
      <w:r w:rsidRPr="003A7324">
        <w:rPr>
          <w:rFonts w:ascii="Times New Roman" w:hAnsi="Times New Roman"/>
          <w:sz w:val="24"/>
          <w:szCs w:val="24"/>
          <w:lang w:bidi="hi-IN"/>
        </w:rPr>
        <w:t xml:space="preserve">Co-Chair, </w:t>
      </w:r>
      <w:proofErr w:type="gramStart"/>
      <w:r w:rsidRPr="003A7324">
        <w:rPr>
          <w:rFonts w:ascii="Times New Roman" w:hAnsi="Times New Roman"/>
          <w:sz w:val="24"/>
          <w:szCs w:val="24"/>
          <w:lang w:bidi="hi-IN"/>
        </w:rPr>
        <w:t>Fall</w:t>
      </w:r>
      <w:proofErr w:type="gramEnd"/>
      <w:r w:rsidRPr="003A7324">
        <w:rPr>
          <w:rFonts w:ascii="Times New Roman" w:hAnsi="Times New Roman"/>
          <w:sz w:val="24"/>
          <w:szCs w:val="24"/>
          <w:lang w:bidi="hi-IN"/>
        </w:rPr>
        <w:t xml:space="preserve"> 2022, Optimizing Machine Learning Algorithms in an R Shiny App for Improved Predictions, M.A. (Applied Mathematics), Eastern Kentucky University</w:t>
      </w:r>
    </w:p>
    <w:p w14:paraId="2C481E8C" w14:textId="77777777" w:rsidR="00294BFA" w:rsidRPr="003A7324" w:rsidRDefault="00294BFA" w:rsidP="003A7324">
      <w:pPr>
        <w:pStyle w:val="CVYear"/>
        <w:spacing w:line="360" w:lineRule="auto"/>
        <w:rPr>
          <w:rFonts w:ascii="Times New Roman" w:hAnsi="Times New Roman"/>
          <w:bCs/>
          <w:sz w:val="24"/>
          <w:szCs w:val="24"/>
          <w:lang w:bidi="hi-IN"/>
        </w:rPr>
      </w:pPr>
      <w:r w:rsidRPr="003A7324">
        <w:rPr>
          <w:rFonts w:ascii="Times New Roman" w:hAnsi="Times New Roman"/>
          <w:bCs/>
          <w:sz w:val="24"/>
          <w:szCs w:val="24"/>
          <w:lang w:bidi="hi-IN"/>
        </w:rPr>
        <w:lastRenderedPageBreak/>
        <w:t>2020–2021</w:t>
      </w:r>
    </w:p>
    <w:p w14:paraId="65C89BAD" w14:textId="77777777" w:rsidR="00294BFA" w:rsidRPr="003A7324" w:rsidRDefault="00294BFA" w:rsidP="003A7324">
      <w:pPr>
        <w:pStyle w:val="CVListItem"/>
        <w:numPr>
          <w:ilvl w:val="0"/>
          <w:numId w:val="25"/>
        </w:numPr>
        <w:spacing w:line="360" w:lineRule="auto"/>
        <w:ind w:left="432" w:hanging="432"/>
        <w:rPr>
          <w:rFonts w:ascii="Times New Roman" w:hAnsi="Times New Roman"/>
          <w:b/>
          <w:bCs/>
          <w:sz w:val="24"/>
          <w:szCs w:val="24"/>
          <w:lang w:bidi="hi-IN"/>
        </w:rPr>
      </w:pPr>
      <w:r w:rsidRPr="003A7324">
        <w:rPr>
          <w:rFonts w:ascii="Times New Roman" w:hAnsi="Times New Roman"/>
          <w:b/>
          <w:bCs/>
          <w:sz w:val="24"/>
          <w:szCs w:val="24"/>
          <w:lang w:bidi="hi-IN"/>
        </w:rPr>
        <w:t>Edem K. Netsey</w:t>
      </w:r>
      <w:r w:rsidRPr="003A7324">
        <w:rPr>
          <w:rFonts w:ascii="Times New Roman" w:hAnsi="Times New Roman"/>
          <w:sz w:val="24"/>
          <w:szCs w:val="24"/>
          <w:lang w:bidi="hi-IN"/>
        </w:rPr>
        <w:t>, Co-Supervisor, 2021, A Mathematical Graph-Theoretic Model of Single Point Mutations Associated with Sickle Cell Disease, MPhil (Mathematics), University of Cape Coast, Ghana, Published: Journal of Advances in Biotechnology</w:t>
      </w:r>
    </w:p>
    <w:p w14:paraId="5C092C3D"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DOCTORAL COMMITTEES:</w:t>
      </w:r>
    </w:p>
    <w:p w14:paraId="66F30BAE" w14:textId="77777777" w:rsidR="006F1299" w:rsidRPr="003A7324" w:rsidRDefault="00344208" w:rsidP="003A7324">
      <w:pPr>
        <w:spacing w:line="360" w:lineRule="auto"/>
        <w:rPr>
          <w:rFonts w:ascii="Times New Roman" w:hAnsi="Times New Roman"/>
          <w:sz w:val="24"/>
          <w:szCs w:val="24"/>
        </w:rPr>
      </w:pPr>
      <w:r w:rsidRPr="003A7324">
        <w:rPr>
          <w:rFonts w:ascii="Times New Roman" w:hAnsi="Times New Roman"/>
          <w:sz w:val="24"/>
          <w:szCs w:val="24"/>
        </w:rPr>
        <w:t>NAME OF STUDENT, TITLE OF PROJECT, DATE, STATUS</w:t>
      </w:r>
    </w:p>
    <w:p w14:paraId="15140527" w14:textId="77777777" w:rsidR="006F1299" w:rsidRPr="003A7324" w:rsidRDefault="00344208"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1.</w:t>
      </w:r>
      <w:r w:rsidRPr="003A7324">
        <w:rPr>
          <w:rFonts w:ascii="Times New Roman" w:hAnsi="Times New Roman"/>
          <w:bCs/>
          <w:sz w:val="24"/>
          <w:szCs w:val="24"/>
        </w:rPr>
        <w:tab/>
      </w:r>
      <w:r w:rsidRPr="003A7324">
        <w:rPr>
          <w:rFonts w:ascii="Times New Roman" w:hAnsi="Times New Roman"/>
          <w:b/>
          <w:bCs/>
          <w:sz w:val="24"/>
          <w:szCs w:val="24"/>
        </w:rPr>
        <w:t>Edmund Fosu Agyemang</w:t>
      </w:r>
      <w:r w:rsidRPr="003A7324">
        <w:rPr>
          <w:rFonts w:ascii="Times New Roman" w:hAnsi="Times New Roman"/>
          <w:sz w:val="24"/>
          <w:szCs w:val="24"/>
        </w:rPr>
        <w:t xml:space="preserve"> (Chair, Fall 2025 – Present), Design and Implementation of robust AI workflows for enhanced health outcomes. PhD (Biostatistics), Tulane University.</w:t>
      </w:r>
    </w:p>
    <w:p w14:paraId="3C167512" w14:textId="77777777" w:rsidR="006F1299" w:rsidRPr="003A7324" w:rsidRDefault="00344208"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2.</w:t>
      </w:r>
      <w:r w:rsidRPr="003A7324">
        <w:rPr>
          <w:rFonts w:ascii="Times New Roman" w:hAnsi="Times New Roman"/>
          <w:bCs/>
          <w:sz w:val="24"/>
          <w:szCs w:val="24"/>
        </w:rPr>
        <w:tab/>
      </w:r>
      <w:r w:rsidRPr="003A7324">
        <w:rPr>
          <w:rFonts w:ascii="Times New Roman" w:hAnsi="Times New Roman"/>
          <w:b/>
          <w:bCs/>
          <w:sz w:val="24"/>
          <w:szCs w:val="24"/>
        </w:rPr>
        <w:t>Ema Akter</w:t>
      </w:r>
      <w:r w:rsidRPr="003A7324">
        <w:rPr>
          <w:rFonts w:ascii="Times New Roman" w:hAnsi="Times New Roman"/>
          <w:sz w:val="24"/>
          <w:szCs w:val="24"/>
        </w:rPr>
        <w:t xml:space="preserve"> (Chair, </w:t>
      </w:r>
      <w:proofErr w:type="gramStart"/>
      <w:r w:rsidRPr="003A7324">
        <w:rPr>
          <w:rFonts w:ascii="Times New Roman" w:hAnsi="Times New Roman"/>
          <w:sz w:val="24"/>
          <w:szCs w:val="24"/>
        </w:rPr>
        <w:t>Fall</w:t>
      </w:r>
      <w:proofErr w:type="gramEnd"/>
      <w:r w:rsidRPr="003A7324">
        <w:rPr>
          <w:rFonts w:ascii="Times New Roman" w:hAnsi="Times New Roman"/>
          <w:sz w:val="24"/>
          <w:szCs w:val="24"/>
        </w:rPr>
        <w:t xml:space="preserve"> 2025 – Present), Transforming Public Health Outcomes with Robust Artificial Intelligence Workflow Design and Implementation. PhD (Biostatistics), Tulane University.</w:t>
      </w:r>
    </w:p>
    <w:p w14:paraId="44960D74" w14:textId="77777777" w:rsidR="006F1299" w:rsidRPr="003A7324" w:rsidRDefault="008E574B"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3.</w:t>
      </w:r>
      <w:r w:rsidRPr="003A7324">
        <w:rPr>
          <w:rFonts w:ascii="Times New Roman" w:hAnsi="Times New Roman"/>
          <w:bCs/>
          <w:sz w:val="24"/>
          <w:szCs w:val="24"/>
        </w:rPr>
        <w:tab/>
      </w:r>
      <w:r w:rsidRPr="003A7324">
        <w:rPr>
          <w:rFonts w:ascii="Times New Roman" w:hAnsi="Times New Roman"/>
          <w:b/>
          <w:bCs/>
          <w:sz w:val="24"/>
          <w:szCs w:val="24"/>
        </w:rPr>
        <w:t>Yuanhao Zu</w:t>
      </w:r>
      <w:r w:rsidRPr="003A7324">
        <w:rPr>
          <w:rFonts w:ascii="Times New Roman" w:hAnsi="Times New Roman"/>
          <w:sz w:val="24"/>
          <w:szCs w:val="24"/>
        </w:rPr>
        <w:t xml:space="preserve"> (Member, Fall 2025 – Present), Cross evaluation between traditional formulas and modern imputation strategies for missing data in the context of acute respiratory distress syndrome severity. PhD (Biostatistics), Tulane University.</w:t>
      </w:r>
    </w:p>
    <w:p w14:paraId="4B8EF3C8" w14:textId="77777777" w:rsidR="008E574B" w:rsidRPr="003A7324" w:rsidRDefault="008E574B" w:rsidP="003A7324">
      <w:pPr>
        <w:pStyle w:val="CVListItem"/>
        <w:spacing w:line="360" w:lineRule="auto"/>
        <w:rPr>
          <w:rFonts w:ascii="Times New Roman" w:hAnsi="Times New Roman"/>
          <w:sz w:val="24"/>
          <w:szCs w:val="24"/>
        </w:rPr>
      </w:pPr>
      <w:r w:rsidRPr="003A7324">
        <w:rPr>
          <w:rFonts w:ascii="Times New Roman" w:hAnsi="Times New Roman"/>
          <w:sz w:val="24"/>
          <w:szCs w:val="24"/>
        </w:rPr>
        <w:t>4.</w:t>
      </w:r>
      <w:r w:rsidRPr="003A7324">
        <w:rPr>
          <w:rFonts w:ascii="Times New Roman" w:hAnsi="Times New Roman"/>
          <w:sz w:val="24"/>
          <w:szCs w:val="24"/>
        </w:rPr>
        <w:tab/>
      </w:r>
      <w:r w:rsidRPr="003A7324">
        <w:rPr>
          <w:rFonts w:ascii="Times New Roman" w:hAnsi="Times New Roman"/>
          <w:b/>
          <w:bCs/>
          <w:sz w:val="24"/>
          <w:szCs w:val="24"/>
        </w:rPr>
        <w:t>Desmond Yemeh</w:t>
      </w:r>
      <w:r w:rsidRPr="003A7324">
        <w:rPr>
          <w:rFonts w:ascii="Times New Roman" w:hAnsi="Times New Roman"/>
          <w:sz w:val="24"/>
          <w:szCs w:val="24"/>
        </w:rPr>
        <w:t xml:space="preserve"> (Chair, </w:t>
      </w:r>
      <w:proofErr w:type="gramStart"/>
      <w:r w:rsidRPr="003A7324">
        <w:rPr>
          <w:rFonts w:ascii="Times New Roman" w:hAnsi="Times New Roman"/>
          <w:sz w:val="24"/>
          <w:szCs w:val="24"/>
        </w:rPr>
        <w:t>Fall</w:t>
      </w:r>
      <w:proofErr w:type="gramEnd"/>
      <w:r w:rsidRPr="003A7324">
        <w:rPr>
          <w:rFonts w:ascii="Times New Roman" w:hAnsi="Times New Roman"/>
          <w:sz w:val="24"/>
          <w:szCs w:val="24"/>
        </w:rPr>
        <w:t xml:space="preserve"> 2025 – Present), AI-Assisted Drug Discovery and Design for Targeting Age-Associated Neurodegenerative Diseases. PhD (Interdisciplinary PhD in Aging Studies), Tulane Center for Aging.</w:t>
      </w:r>
    </w:p>
    <w:p w14:paraId="462B14ED" w14:textId="77777777" w:rsidR="006F1299" w:rsidRPr="003A7324" w:rsidRDefault="008E574B"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5.</w:t>
      </w:r>
      <w:r w:rsidRPr="003A7324">
        <w:rPr>
          <w:rFonts w:ascii="Times New Roman" w:hAnsi="Times New Roman"/>
          <w:bCs/>
          <w:sz w:val="24"/>
          <w:szCs w:val="24"/>
        </w:rPr>
        <w:tab/>
      </w:r>
      <w:r w:rsidRPr="003A7324">
        <w:rPr>
          <w:rFonts w:ascii="Times New Roman" w:hAnsi="Times New Roman"/>
          <w:b/>
          <w:bCs/>
          <w:sz w:val="24"/>
          <w:szCs w:val="24"/>
        </w:rPr>
        <w:t>Mamadou D. Coulibaly</w:t>
      </w:r>
      <w:r w:rsidRPr="003A7324">
        <w:rPr>
          <w:rFonts w:ascii="Times New Roman" w:hAnsi="Times New Roman"/>
          <w:sz w:val="24"/>
          <w:szCs w:val="24"/>
        </w:rPr>
        <w:t xml:space="preserve"> (Member, 2025 – Present), Genomic and Epidemiologic Data for Integrative Modeling of Tuberculosis Drug Resistance Prediction. PhD (Bioinformatics), University of Sciences, Techniques and Technologies of Bamako, Mali.</w:t>
      </w:r>
    </w:p>
    <w:p w14:paraId="7DCE96B2" w14:textId="77777777" w:rsidR="006F1299" w:rsidRPr="003A7324" w:rsidRDefault="008E574B"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6.</w:t>
      </w:r>
      <w:r w:rsidRPr="003A7324">
        <w:rPr>
          <w:rFonts w:ascii="Times New Roman" w:hAnsi="Times New Roman"/>
          <w:bCs/>
          <w:sz w:val="24"/>
          <w:szCs w:val="24"/>
        </w:rPr>
        <w:tab/>
      </w:r>
      <w:r w:rsidRPr="003A7324">
        <w:rPr>
          <w:rFonts w:ascii="Times New Roman" w:hAnsi="Times New Roman"/>
          <w:b/>
          <w:bCs/>
          <w:sz w:val="24"/>
          <w:szCs w:val="24"/>
        </w:rPr>
        <w:t>Md Ariful Islam</w:t>
      </w:r>
      <w:r w:rsidRPr="003A7324">
        <w:rPr>
          <w:rFonts w:ascii="Times New Roman" w:hAnsi="Times New Roman"/>
          <w:sz w:val="24"/>
          <w:szCs w:val="24"/>
        </w:rPr>
        <w:t xml:space="preserve"> (Member, 2024 – Present), Multi-omics and drug repurposing targeting complex age-related conditions. PhD (Biomedical Sciences), Tulane School of Medicine. Principal Advisor: Dr. Hong-Wen Deng.</w:t>
      </w:r>
    </w:p>
    <w:p w14:paraId="79781941" w14:textId="77777777" w:rsidR="00EA0EDC" w:rsidRPr="003A7324" w:rsidRDefault="008E574B" w:rsidP="003A7324">
      <w:pPr>
        <w:pStyle w:val="CVListItem"/>
        <w:spacing w:line="360" w:lineRule="auto"/>
        <w:rPr>
          <w:rFonts w:ascii="Times New Roman" w:hAnsi="Times New Roman"/>
          <w:sz w:val="24"/>
          <w:szCs w:val="24"/>
        </w:rPr>
      </w:pPr>
      <w:r w:rsidRPr="003A7324">
        <w:rPr>
          <w:rFonts w:ascii="Times New Roman" w:hAnsi="Times New Roman"/>
          <w:sz w:val="24"/>
          <w:szCs w:val="24"/>
        </w:rPr>
        <w:t>7.</w:t>
      </w:r>
      <w:r w:rsidRPr="003A7324">
        <w:rPr>
          <w:rFonts w:ascii="Times New Roman" w:hAnsi="Times New Roman"/>
          <w:sz w:val="24"/>
          <w:szCs w:val="24"/>
        </w:rPr>
        <w:tab/>
      </w:r>
      <w:r w:rsidRPr="003A7324">
        <w:rPr>
          <w:rFonts w:ascii="Times New Roman" w:hAnsi="Times New Roman"/>
          <w:b/>
          <w:bCs/>
          <w:sz w:val="24"/>
          <w:szCs w:val="24"/>
        </w:rPr>
        <w:t>Edem K. Netsey</w:t>
      </w:r>
      <w:r w:rsidRPr="003A7324">
        <w:rPr>
          <w:rFonts w:ascii="Times New Roman" w:hAnsi="Times New Roman"/>
          <w:sz w:val="24"/>
          <w:szCs w:val="24"/>
        </w:rPr>
        <w:t xml:space="preserve">, (Chair, 2025 – Present), </w:t>
      </w:r>
      <w:r w:rsidRPr="003A7324">
        <w:rPr>
          <w:rFonts w:ascii="Times New Roman" w:hAnsi="Times New Roman"/>
          <w:i/>
          <w:iCs/>
          <w:sz w:val="24"/>
          <w:szCs w:val="24"/>
        </w:rPr>
        <w:t>Spectral Stability Analysis of Protein Mutation Networks: Mutation-Induced Spectral Perturbation Theory (MISPT) and Applications to Protein Engineering</w:t>
      </w:r>
      <w:r w:rsidRPr="003A7324">
        <w:rPr>
          <w:rFonts w:ascii="Times New Roman" w:hAnsi="Times New Roman"/>
          <w:sz w:val="24"/>
          <w:szCs w:val="24"/>
        </w:rPr>
        <w:t>,  University of Cape Coast, Cape Coast, Ghana</w:t>
      </w:r>
    </w:p>
    <w:p w14:paraId="0F6DD6B7"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lastRenderedPageBreak/>
        <w:t>STUDENTS ADVISED</w:t>
      </w:r>
    </w:p>
    <w:tbl>
      <w:tblPr>
        <w:tblStyle w:val="TableGrid"/>
        <w:tblW w:w="0" w:type="auto"/>
        <w:jc w:val="center"/>
        <w:tblBorders>
          <w:top w:val="single" w:sz="8" w:space="0" w:color="1F3864"/>
          <w:left w:val="nil"/>
          <w:bottom w:val="single" w:sz="8" w:space="0" w:color="1F3864"/>
          <w:right w:val="nil"/>
          <w:insideH w:val="single" w:sz="4" w:space="0" w:color="BFBFBF"/>
          <w:insideV w:val="single" w:sz="4" w:space="0" w:color="D9D9D9"/>
        </w:tblBorders>
        <w:tblCellMar>
          <w:top w:w="40" w:type="dxa"/>
          <w:left w:w="85" w:type="dxa"/>
          <w:bottom w:w="40" w:type="dxa"/>
          <w:right w:w="85" w:type="dxa"/>
        </w:tblCellMar>
        <w:tblLook w:val="04A0" w:firstRow="1" w:lastRow="0" w:firstColumn="1" w:lastColumn="0" w:noHBand="0" w:noVBand="1"/>
      </w:tblPr>
      <w:tblGrid>
        <w:gridCol w:w="4675"/>
        <w:gridCol w:w="4675"/>
      </w:tblGrid>
      <w:tr w:rsidR="006F1299" w:rsidRPr="003A7324" w14:paraId="180F561F" w14:textId="77777777" w:rsidTr="008756FD">
        <w:trPr>
          <w:cantSplit/>
          <w:tblHeader/>
          <w:jc w:val="center"/>
        </w:trPr>
        <w:tc>
          <w:tcPr>
            <w:tcW w:w="4675" w:type="dxa"/>
            <w:shd w:val="clear" w:color="auto" w:fill="DCE3EF"/>
          </w:tcPr>
          <w:p w14:paraId="03D2E6F4" w14:textId="77777777" w:rsidR="006F1299" w:rsidRPr="003A7324" w:rsidRDefault="00344208"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Year</w:t>
            </w:r>
          </w:p>
        </w:tc>
        <w:tc>
          <w:tcPr>
            <w:tcW w:w="4675" w:type="dxa"/>
            <w:shd w:val="clear" w:color="auto" w:fill="DCE3EF"/>
          </w:tcPr>
          <w:p w14:paraId="4CF2C228" w14:textId="77777777" w:rsidR="006F1299" w:rsidRPr="003A7324" w:rsidRDefault="00344208" w:rsidP="003A7324">
            <w:pPr>
              <w:keepNext/>
              <w:spacing w:before="20" w:after="20" w:line="360" w:lineRule="auto"/>
              <w:rPr>
                <w:rFonts w:ascii="Times New Roman" w:hAnsi="Times New Roman"/>
                <w:sz w:val="24"/>
                <w:szCs w:val="24"/>
              </w:rPr>
            </w:pPr>
            <w:r w:rsidRPr="003A7324">
              <w:rPr>
                <w:rFonts w:ascii="Times New Roman" w:hAnsi="Times New Roman"/>
                <w:b/>
                <w:color w:val="1F3864"/>
                <w:sz w:val="24"/>
                <w:szCs w:val="24"/>
              </w:rPr>
              <w:t>No. of Students Advised</w:t>
            </w:r>
          </w:p>
        </w:tc>
      </w:tr>
      <w:tr w:rsidR="002E635E" w:rsidRPr="003A7324" w14:paraId="4408B998" w14:textId="77777777" w:rsidTr="008756FD">
        <w:trPr>
          <w:cantSplit/>
          <w:jc w:val="center"/>
        </w:trPr>
        <w:tc>
          <w:tcPr>
            <w:tcW w:w="4675" w:type="dxa"/>
          </w:tcPr>
          <w:p w14:paraId="1F6791B8" w14:textId="77777777" w:rsidR="002E635E" w:rsidRPr="003A7324" w:rsidRDefault="002E635E"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2026</w:t>
            </w:r>
          </w:p>
        </w:tc>
        <w:tc>
          <w:tcPr>
            <w:tcW w:w="4675" w:type="dxa"/>
          </w:tcPr>
          <w:p w14:paraId="634E0AFF" w14:textId="77777777" w:rsidR="002E635E" w:rsidRPr="003A7324" w:rsidRDefault="00AC3F47"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8</w:t>
            </w:r>
          </w:p>
        </w:tc>
      </w:tr>
      <w:tr w:rsidR="006F1299" w:rsidRPr="003A7324" w14:paraId="01A7CB40" w14:textId="77777777" w:rsidTr="008756FD">
        <w:trPr>
          <w:cantSplit/>
          <w:jc w:val="center"/>
        </w:trPr>
        <w:tc>
          <w:tcPr>
            <w:tcW w:w="4675" w:type="dxa"/>
            <w:shd w:val="clear" w:color="auto" w:fill="F5F7FB"/>
          </w:tcPr>
          <w:p w14:paraId="1DC4D7B5" w14:textId="77777777" w:rsidR="006F1299" w:rsidRPr="003A7324" w:rsidRDefault="00344208"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2025</w:t>
            </w:r>
          </w:p>
        </w:tc>
        <w:tc>
          <w:tcPr>
            <w:tcW w:w="4675" w:type="dxa"/>
            <w:shd w:val="clear" w:color="auto" w:fill="F5F7FB"/>
          </w:tcPr>
          <w:p w14:paraId="23940C47" w14:textId="77777777" w:rsidR="006F1299" w:rsidRPr="003A7324" w:rsidRDefault="00344208"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6</w:t>
            </w:r>
          </w:p>
        </w:tc>
      </w:tr>
      <w:tr w:rsidR="006F1299" w:rsidRPr="003A7324" w14:paraId="7FC4F055" w14:textId="77777777" w:rsidTr="008756FD">
        <w:trPr>
          <w:cantSplit/>
          <w:jc w:val="center"/>
        </w:trPr>
        <w:tc>
          <w:tcPr>
            <w:tcW w:w="4675" w:type="dxa"/>
          </w:tcPr>
          <w:p w14:paraId="1D2D065B" w14:textId="77777777" w:rsidR="006F1299" w:rsidRPr="003A7324" w:rsidRDefault="00344208"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2024</w:t>
            </w:r>
          </w:p>
        </w:tc>
        <w:tc>
          <w:tcPr>
            <w:tcW w:w="4675" w:type="dxa"/>
          </w:tcPr>
          <w:p w14:paraId="63599C10" w14:textId="77777777" w:rsidR="006F1299" w:rsidRPr="003A7324" w:rsidRDefault="00344208"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6</w:t>
            </w:r>
          </w:p>
        </w:tc>
      </w:tr>
      <w:tr w:rsidR="008756FD" w:rsidRPr="003A7324" w14:paraId="12C96D55" w14:textId="77777777" w:rsidTr="008756FD">
        <w:trPr>
          <w:cantSplit/>
          <w:jc w:val="center"/>
        </w:trPr>
        <w:tc>
          <w:tcPr>
            <w:tcW w:w="4675" w:type="dxa"/>
            <w:shd w:val="clear" w:color="auto" w:fill="F5F7FB"/>
          </w:tcPr>
          <w:p w14:paraId="4144DF38" w14:textId="77777777" w:rsidR="008756FD" w:rsidRPr="003A7324" w:rsidRDefault="00BE0268"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2023</w:t>
            </w:r>
          </w:p>
        </w:tc>
        <w:tc>
          <w:tcPr>
            <w:tcW w:w="4675" w:type="dxa"/>
            <w:shd w:val="clear" w:color="auto" w:fill="F5F7FB"/>
          </w:tcPr>
          <w:p w14:paraId="0A344861" w14:textId="77777777" w:rsidR="008756FD" w:rsidRPr="003A7324" w:rsidRDefault="00225CCF"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w:t>
            </w:r>
          </w:p>
        </w:tc>
      </w:tr>
      <w:tr w:rsidR="00BE0268" w:rsidRPr="003A7324" w14:paraId="1CE8327F" w14:textId="77777777" w:rsidTr="008756FD">
        <w:trPr>
          <w:cantSplit/>
          <w:jc w:val="center"/>
        </w:trPr>
        <w:tc>
          <w:tcPr>
            <w:tcW w:w="4675" w:type="dxa"/>
          </w:tcPr>
          <w:p w14:paraId="54742347" w14:textId="77777777" w:rsidR="00BE0268" w:rsidRPr="003A7324" w:rsidRDefault="00BE0268"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2022</w:t>
            </w:r>
          </w:p>
        </w:tc>
        <w:tc>
          <w:tcPr>
            <w:tcW w:w="4675" w:type="dxa"/>
          </w:tcPr>
          <w:p w14:paraId="067A4CFD" w14:textId="77777777" w:rsidR="00BE0268" w:rsidRPr="003A7324" w:rsidRDefault="00D72E3A" w:rsidP="003A7324">
            <w:pPr>
              <w:keepNext/>
              <w:spacing w:before="20" w:after="20" w:line="360" w:lineRule="auto"/>
              <w:rPr>
                <w:rFonts w:ascii="Times New Roman" w:hAnsi="Times New Roman"/>
                <w:sz w:val="24"/>
                <w:szCs w:val="24"/>
              </w:rPr>
            </w:pPr>
            <w:r w:rsidRPr="003A7324">
              <w:rPr>
                <w:rFonts w:ascii="Times New Roman" w:hAnsi="Times New Roman"/>
                <w:sz w:val="24"/>
                <w:szCs w:val="24"/>
              </w:rPr>
              <w:t>3</w:t>
            </w:r>
          </w:p>
        </w:tc>
      </w:tr>
      <w:tr w:rsidR="00BE0268" w:rsidRPr="003A7324" w14:paraId="14B7DFE2" w14:textId="77777777" w:rsidTr="008756FD">
        <w:trPr>
          <w:cantSplit/>
          <w:jc w:val="center"/>
        </w:trPr>
        <w:tc>
          <w:tcPr>
            <w:tcW w:w="4675" w:type="dxa"/>
            <w:shd w:val="clear" w:color="auto" w:fill="F5F7FB"/>
          </w:tcPr>
          <w:p w14:paraId="12E5E88A" w14:textId="77777777" w:rsidR="00BE0268" w:rsidRPr="003A7324" w:rsidRDefault="00225CCF" w:rsidP="003A7324">
            <w:pPr>
              <w:spacing w:before="20" w:after="20" w:line="360" w:lineRule="auto"/>
              <w:rPr>
                <w:rFonts w:ascii="Times New Roman" w:hAnsi="Times New Roman"/>
                <w:sz w:val="24"/>
                <w:szCs w:val="24"/>
              </w:rPr>
            </w:pPr>
            <w:r w:rsidRPr="003A7324">
              <w:rPr>
                <w:rFonts w:ascii="Times New Roman" w:hAnsi="Times New Roman"/>
                <w:sz w:val="24"/>
                <w:szCs w:val="24"/>
              </w:rPr>
              <w:t>2021</w:t>
            </w:r>
          </w:p>
        </w:tc>
        <w:tc>
          <w:tcPr>
            <w:tcW w:w="4675" w:type="dxa"/>
            <w:shd w:val="clear" w:color="auto" w:fill="F5F7FB"/>
          </w:tcPr>
          <w:p w14:paraId="1916A4AA" w14:textId="77777777" w:rsidR="00BE0268" w:rsidRPr="003A7324" w:rsidRDefault="00225CCF" w:rsidP="003A7324">
            <w:pPr>
              <w:spacing w:before="20" w:after="20" w:line="360" w:lineRule="auto"/>
              <w:rPr>
                <w:rFonts w:ascii="Times New Roman" w:hAnsi="Times New Roman"/>
                <w:sz w:val="24"/>
                <w:szCs w:val="24"/>
              </w:rPr>
            </w:pPr>
            <w:r w:rsidRPr="003A7324">
              <w:rPr>
                <w:rFonts w:ascii="Times New Roman" w:hAnsi="Times New Roman"/>
                <w:sz w:val="24"/>
                <w:szCs w:val="24"/>
              </w:rPr>
              <w:t>1</w:t>
            </w:r>
          </w:p>
        </w:tc>
      </w:tr>
    </w:tbl>
    <w:p w14:paraId="6D149792" w14:textId="77777777" w:rsidR="006F1299" w:rsidRPr="003A7324" w:rsidRDefault="00344208" w:rsidP="003A7324">
      <w:pPr>
        <w:pStyle w:val="CVPartHeading"/>
        <w:spacing w:line="360" w:lineRule="auto"/>
        <w:rPr>
          <w:rFonts w:ascii="Times New Roman" w:hAnsi="Times New Roman"/>
        </w:rPr>
      </w:pPr>
      <w:r w:rsidRPr="003A7324">
        <w:rPr>
          <w:rFonts w:ascii="Times New Roman" w:hAnsi="Times New Roman"/>
        </w:rPr>
        <w:t>C. RESEARCH</w:t>
      </w:r>
    </w:p>
    <w:p w14:paraId="4A07BE44"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PATENTS/INVENTIONS</w:t>
      </w:r>
    </w:p>
    <w:p w14:paraId="261B04DB" w14:textId="77777777" w:rsidR="006F1299" w:rsidRPr="003A7324" w:rsidRDefault="00344208"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1.</w:t>
      </w:r>
      <w:r w:rsidRPr="003A7324">
        <w:rPr>
          <w:rFonts w:ascii="Times New Roman" w:hAnsi="Times New Roman"/>
          <w:bCs/>
          <w:sz w:val="24"/>
          <w:szCs w:val="24"/>
        </w:rPr>
        <w:tab/>
      </w:r>
      <w:r w:rsidRPr="003A7324">
        <w:rPr>
          <w:rFonts w:ascii="Times New Roman" w:hAnsi="Times New Roman"/>
          <w:b/>
          <w:sz w:val="24"/>
          <w:szCs w:val="24"/>
        </w:rPr>
        <w:t>Kakraba, S.</w:t>
      </w:r>
      <w:r w:rsidRPr="003A7324">
        <w:rPr>
          <w:rFonts w:ascii="Times New Roman" w:hAnsi="Times New Roman"/>
          <w:bCs/>
          <w:sz w:val="24"/>
          <w:szCs w:val="24"/>
        </w:rPr>
        <w:t xml:space="preserve">, et al. </w:t>
      </w:r>
      <w:r w:rsidRPr="003A7324">
        <w:rPr>
          <w:rFonts w:ascii="Times New Roman" w:hAnsi="Times New Roman"/>
          <w:sz w:val="24"/>
          <w:szCs w:val="24"/>
        </w:rPr>
        <w:t xml:space="preserve">(2025). </w:t>
      </w:r>
      <w:r w:rsidRPr="003A7324">
        <w:rPr>
          <w:rFonts w:ascii="Times New Roman" w:hAnsi="Times New Roman"/>
          <w:i/>
          <w:iCs/>
          <w:sz w:val="24"/>
          <w:szCs w:val="24"/>
        </w:rPr>
        <w:t>Novel Quinoline Analogs as Multi-Target Inhibitors of Acetylcholinesterase and Protein Aggregation in Alzheimer’s Disease Therapy</w:t>
      </w:r>
      <w:r w:rsidRPr="003A7324">
        <w:rPr>
          <w:rFonts w:ascii="Times New Roman" w:hAnsi="Times New Roman"/>
          <w:sz w:val="24"/>
          <w:szCs w:val="24"/>
        </w:rPr>
        <w:t>. Patent application submitted to Tulane Office of Intellectual Property Management, Submission ID: OI2026-00561, January 14, 2026.</w:t>
      </w:r>
    </w:p>
    <w:p w14:paraId="75960A57" w14:textId="77777777" w:rsidR="006F1299" w:rsidRPr="003A7324" w:rsidRDefault="00344208"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2.</w:t>
      </w:r>
      <w:r w:rsidRPr="003A7324">
        <w:rPr>
          <w:rFonts w:ascii="Times New Roman" w:hAnsi="Times New Roman"/>
          <w:bCs/>
          <w:sz w:val="24"/>
          <w:szCs w:val="24"/>
        </w:rPr>
        <w:tab/>
      </w:r>
      <w:r w:rsidRPr="003A7324">
        <w:rPr>
          <w:rFonts w:ascii="Times New Roman" w:hAnsi="Times New Roman"/>
          <w:sz w:val="24"/>
          <w:szCs w:val="24"/>
        </w:rPr>
        <w:t xml:space="preserve">Bowroju, S.K., Crooks, P., Penthala, N., Ayyadevara, S., Guzman, M., Shmookler Reis, R.J., Lopes, E., &amp; </w:t>
      </w:r>
      <w:r w:rsidRPr="003A7324">
        <w:rPr>
          <w:rFonts w:ascii="Times New Roman" w:hAnsi="Times New Roman"/>
          <w:b/>
          <w:sz w:val="24"/>
          <w:szCs w:val="24"/>
        </w:rPr>
        <w:t>Kakraba, S.</w:t>
      </w:r>
      <w:r w:rsidRPr="003A7324">
        <w:rPr>
          <w:rFonts w:ascii="Times New Roman" w:hAnsi="Times New Roman"/>
          <w:sz w:val="24"/>
          <w:szCs w:val="24"/>
        </w:rPr>
        <w:t xml:space="preserve"> (2021). </w:t>
      </w:r>
      <w:r w:rsidRPr="003A7324">
        <w:rPr>
          <w:rFonts w:ascii="Times New Roman" w:hAnsi="Times New Roman"/>
          <w:i/>
          <w:iCs/>
          <w:sz w:val="24"/>
          <w:szCs w:val="24"/>
        </w:rPr>
        <w:t>Novel TDZD analogs as agents that delay, prevent, or reverse age-associated diseases and as anti-cancer and antileukemic agents</w:t>
      </w:r>
      <w:r w:rsidRPr="003A7324">
        <w:rPr>
          <w:rFonts w:ascii="Times New Roman" w:hAnsi="Times New Roman"/>
          <w:sz w:val="24"/>
          <w:szCs w:val="24"/>
        </w:rPr>
        <w:t>. U.S. Patent Application No. US20230125667A1.</w:t>
      </w:r>
    </w:p>
    <w:p w14:paraId="1817A212" w14:textId="77777777" w:rsidR="006F1299" w:rsidRPr="003A7324" w:rsidRDefault="00344208"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3.</w:t>
      </w:r>
      <w:r w:rsidRPr="003A7324">
        <w:rPr>
          <w:rFonts w:ascii="Times New Roman" w:hAnsi="Times New Roman"/>
          <w:bCs/>
          <w:sz w:val="24"/>
          <w:szCs w:val="24"/>
        </w:rPr>
        <w:tab/>
      </w:r>
      <w:r w:rsidRPr="003A7324">
        <w:rPr>
          <w:rFonts w:ascii="Times New Roman" w:hAnsi="Times New Roman"/>
          <w:sz w:val="24"/>
          <w:szCs w:val="24"/>
        </w:rPr>
        <w:t xml:space="preserve">Bowroju, K.S., Crooks, P., Penthala, N., Ayyadevara, S., Guzman, M., Reis, S.J.R., Lopes, E., </w:t>
      </w:r>
      <w:r w:rsidRPr="003A7324">
        <w:rPr>
          <w:rFonts w:ascii="Times New Roman" w:hAnsi="Times New Roman"/>
          <w:b/>
          <w:sz w:val="24"/>
          <w:szCs w:val="24"/>
        </w:rPr>
        <w:t>Kakraba, S.</w:t>
      </w:r>
      <w:r w:rsidRPr="003A7324">
        <w:rPr>
          <w:rFonts w:ascii="Times New Roman" w:hAnsi="Times New Roman"/>
          <w:sz w:val="24"/>
          <w:szCs w:val="24"/>
        </w:rPr>
        <w:t xml:space="preserve"> (2021). U.S. Patent Application No. PCT/US/2021/017970.</w:t>
      </w:r>
    </w:p>
    <w:p w14:paraId="5DB146C2" w14:textId="77777777" w:rsidR="00EA05C0" w:rsidRPr="003A7324" w:rsidRDefault="00EA05C0" w:rsidP="003A7324">
      <w:pPr>
        <w:pStyle w:val="CVSectionHeading"/>
        <w:spacing w:line="360" w:lineRule="auto"/>
        <w:rPr>
          <w:rFonts w:ascii="Times New Roman" w:hAnsi="Times New Roman"/>
          <w:sz w:val="24"/>
          <w:szCs w:val="24"/>
        </w:rPr>
      </w:pPr>
      <w:bookmarkStart w:id="2" w:name="publications"/>
      <w:r w:rsidRPr="003A7324">
        <w:rPr>
          <w:rFonts w:ascii="Times New Roman" w:hAnsi="Times New Roman"/>
          <w:sz w:val="24"/>
          <w:szCs w:val="24"/>
        </w:rPr>
        <w:lastRenderedPageBreak/>
        <w:t>PUBLICATIONS</w:t>
      </w:r>
      <w:bookmarkEnd w:id="2"/>
    </w:p>
    <w:p w14:paraId="74F45F7C" w14:textId="77777777" w:rsidR="00EA05C0" w:rsidRPr="003A7324" w:rsidRDefault="00EA05C0" w:rsidP="003A7324">
      <w:pPr>
        <w:pStyle w:val="CVSubheading"/>
        <w:spacing w:line="360" w:lineRule="auto"/>
        <w:rPr>
          <w:rFonts w:ascii="Times New Roman" w:hAnsi="Times New Roman"/>
          <w:sz w:val="24"/>
          <w:szCs w:val="24"/>
        </w:rPr>
      </w:pPr>
      <w:bookmarkStart w:id="3" w:name="a_peer_reviewed_publications_publ_d7fef5"/>
      <w:r w:rsidRPr="003A7324">
        <w:rPr>
          <w:rFonts w:ascii="Times New Roman" w:hAnsi="Times New Roman"/>
          <w:sz w:val="24"/>
          <w:szCs w:val="24"/>
        </w:rPr>
        <w:t>A. Peer-Reviewed Publications (Published or In Press)</w:t>
      </w:r>
      <w:bookmarkEnd w:id="3"/>
    </w:p>
    <w:p w14:paraId="5DFFFE2C"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t>2026</w:t>
      </w:r>
    </w:p>
    <w:p w14:paraId="40C6CE01" w14:textId="77777777" w:rsidR="00174693" w:rsidRPr="003A7324" w:rsidRDefault="00B91049"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Daniela Candanedo, Edmund Agyemang, Farhana Chaudhry, Taylor Franks, Bailey Taylor, Kevin Siliezar, </w:t>
      </w:r>
      <w:r w:rsidRPr="003A7324">
        <w:rPr>
          <w:rFonts w:ascii="Times New Roman" w:hAnsi="Times New Roman"/>
          <w:b/>
          <w:bCs/>
          <w:sz w:val="24"/>
          <w:szCs w:val="24"/>
        </w:rPr>
        <w:t>Samuel Kakraba</w:t>
      </w:r>
      <w:r w:rsidRPr="003A7324">
        <w:rPr>
          <w:rFonts w:ascii="Times New Roman" w:hAnsi="Times New Roman"/>
          <w:sz w:val="24"/>
          <w:szCs w:val="24"/>
        </w:rPr>
        <w:t>. Leveraging machine learning algorithms and explainable AI for predicting mental health disorder treatment at the workplace</w:t>
      </w:r>
      <w:r w:rsidRPr="003A7324">
        <w:rPr>
          <w:rFonts w:ascii="Times New Roman" w:hAnsi="Times New Roman"/>
          <w:i/>
          <w:iCs/>
          <w:sz w:val="24"/>
          <w:szCs w:val="24"/>
        </w:rPr>
        <w:t>, Acta Psychologica</w:t>
      </w:r>
      <w:r w:rsidRPr="003A7324">
        <w:rPr>
          <w:rFonts w:ascii="Times New Roman" w:hAnsi="Times New Roman"/>
          <w:sz w:val="24"/>
          <w:szCs w:val="24"/>
        </w:rPr>
        <w:t xml:space="preserve">, Volume 267,2026,107081, ISSN 0001-6918, </w:t>
      </w:r>
      <w:hyperlink r:id="rId37" w:history="1">
        <w:r w:rsidRPr="003A7324">
          <w:rPr>
            <w:rStyle w:val="Hyperlink"/>
            <w:rFonts w:ascii="Times New Roman" w:hAnsi="Times New Roman"/>
            <w:sz w:val="24"/>
            <w:szCs w:val="24"/>
          </w:rPr>
          <w:t>https://doi.org/10.1016/j.actpsy.2026.107081</w:t>
        </w:r>
      </w:hyperlink>
      <w:r w:rsidRPr="003A7324">
        <w:rPr>
          <w:rFonts w:ascii="Times New Roman" w:hAnsi="Times New Roman"/>
          <w:sz w:val="24"/>
          <w:szCs w:val="24"/>
        </w:rPr>
        <w:t>. (https://www.sciencedirect.com/science/article/pii/S0001691826008826).</w:t>
      </w:r>
      <w:r w:rsidRPr="003A7324">
        <w:rPr>
          <w:rFonts w:ascii="Times New Roman" w:hAnsi="Times New Roman"/>
          <w:sz w:val="24"/>
          <w:szCs w:val="24"/>
        </w:rPr>
        <w:br/>
        <w:t>Impact factor (2026 JCR): 3.8 (Q1/Q2); CiteScore : 3.8</w:t>
      </w:r>
      <w:r w:rsidRPr="003A7324">
        <w:rPr>
          <w:rFonts w:ascii="Times New Roman" w:hAnsi="Times New Roman"/>
          <w:sz w:val="24"/>
          <w:szCs w:val="24"/>
        </w:rPr>
        <w:br/>
        <w:t>Role: Corresponding author; senior mentor; explainability analyses; oversaw entire project, and manuscript refinement.</w:t>
      </w:r>
    </w:p>
    <w:p w14:paraId="25D9C50C"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Yadem, A.C., Abraham, K.E., et al. (2026). Unraveling protein secrets: machine learning unveils novel biologically significant associations among amino acids. </w:t>
      </w:r>
      <w:r w:rsidRPr="003A7324">
        <w:rPr>
          <w:rFonts w:ascii="Times New Roman" w:hAnsi="Times New Roman"/>
          <w:i/>
          <w:sz w:val="24"/>
          <w:szCs w:val="24"/>
        </w:rPr>
        <w:t>Network Modeling Analysis in Health Informatics and Bioinformatics</w:t>
      </w:r>
      <w:r w:rsidRPr="003A7324">
        <w:rPr>
          <w:rFonts w:ascii="Times New Roman" w:hAnsi="Times New Roman"/>
          <w:sz w:val="24"/>
          <w:szCs w:val="24"/>
        </w:rPr>
        <w:t xml:space="preserve">, 15, 114. </w:t>
      </w:r>
      <w:hyperlink r:id="rId38">
        <w:r w:rsidRPr="003A7324">
          <w:rPr>
            <w:rStyle w:val="Hyperlink"/>
            <w:rFonts w:ascii="Times New Roman" w:hAnsi="Times New Roman"/>
            <w:sz w:val="24"/>
            <w:szCs w:val="24"/>
          </w:rPr>
          <w:t>https://doi.org/10.1007/s13721-026-00732-4</w:t>
        </w:r>
      </w:hyperlink>
      <w:r w:rsidRPr="003A7324">
        <w:rPr>
          <w:rFonts w:ascii="Times New Roman" w:hAnsi="Times New Roman"/>
          <w:sz w:val="24"/>
          <w:szCs w:val="24"/>
        </w:rPr>
        <w:br/>
        <w:t>Impact factor: 2.0; CiteScore (2024): 3.7</w:t>
      </w:r>
      <w:r w:rsidRPr="003A7324">
        <w:rPr>
          <w:rFonts w:ascii="Times New Roman" w:hAnsi="Times New Roman"/>
          <w:sz w:val="24"/>
          <w:szCs w:val="24"/>
        </w:rPr>
        <w:br/>
        <w:t>Role: First and corresponding author; senior mentor; led study design, machine learning methods, and manuscript development.</w:t>
      </w:r>
    </w:p>
    <w:p w14:paraId="2E69182E"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Doumbia, S., Kane, F., Diabate, O., Cisse, C., Sanogo, I., Coulibaly, M.D., Fofana, F.G., Delamou, A., Beavogui, A.H., Thiam, S.M., Li, J., Keïta, M., Sogoba, N., Tangara, C.O., </w:t>
      </w:r>
      <w:r w:rsidRPr="003A7324">
        <w:rPr>
          <w:rFonts w:ascii="Times New Roman" w:hAnsi="Times New Roman"/>
          <w:b/>
          <w:bCs/>
          <w:sz w:val="24"/>
          <w:szCs w:val="24"/>
        </w:rPr>
        <w:t>Kakraba, S.</w:t>
      </w:r>
      <w:r w:rsidRPr="003A7324">
        <w:rPr>
          <w:rFonts w:ascii="Times New Roman" w:hAnsi="Times New Roman"/>
          <w:sz w:val="24"/>
          <w:szCs w:val="24"/>
        </w:rPr>
        <w:t xml:space="preserve">, Wele, M., Diakite, M., Toure, M., Shaffer, J.G. (2026). Advancing data science research education in Africa through datathon-driven innovations. </w:t>
      </w:r>
      <w:r w:rsidRPr="003A7324">
        <w:rPr>
          <w:rFonts w:ascii="Times New Roman" w:hAnsi="Times New Roman"/>
          <w:i/>
          <w:sz w:val="24"/>
          <w:szCs w:val="24"/>
        </w:rPr>
        <w:t>Scientific Reports</w:t>
      </w:r>
      <w:r w:rsidRPr="003A7324">
        <w:rPr>
          <w:rFonts w:ascii="Times New Roman" w:hAnsi="Times New Roman"/>
          <w:sz w:val="24"/>
          <w:szCs w:val="24"/>
        </w:rPr>
        <w:t xml:space="preserve">. 2026 Mar 2. </w:t>
      </w:r>
      <w:hyperlink r:id="rId39">
        <w:r w:rsidRPr="003A7324">
          <w:rPr>
            <w:rStyle w:val="Hyperlink"/>
            <w:rFonts w:ascii="Times New Roman" w:hAnsi="Times New Roman"/>
            <w:sz w:val="24"/>
            <w:szCs w:val="24"/>
          </w:rPr>
          <w:t>https://doi.org/10.1038/s41598-026-41474-7</w:t>
        </w:r>
      </w:hyperlink>
      <w:r w:rsidRPr="003A7324">
        <w:rPr>
          <w:rFonts w:ascii="Times New Roman" w:hAnsi="Times New Roman"/>
          <w:sz w:val="24"/>
          <w:szCs w:val="24"/>
        </w:rPr>
        <w:t>. Epub ahead of print. PMID: 41771994.</w:t>
      </w:r>
      <w:r w:rsidRPr="003A7324">
        <w:rPr>
          <w:rFonts w:ascii="Times New Roman" w:hAnsi="Times New Roman"/>
          <w:sz w:val="24"/>
          <w:szCs w:val="24"/>
        </w:rPr>
        <w:br/>
        <w:t>Impact factor (2024): 3.9</w:t>
      </w:r>
      <w:r w:rsidRPr="003A7324">
        <w:rPr>
          <w:rFonts w:ascii="Times New Roman" w:hAnsi="Times New Roman"/>
          <w:sz w:val="24"/>
          <w:szCs w:val="24"/>
        </w:rPr>
        <w:br/>
        <w:t>Role: Coauthor; contributed to design, analysis, and writing.</w:t>
      </w:r>
    </w:p>
    <w:p w14:paraId="10D166BE"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Agyemang, E.F., Srivastav, S.K. (2026). Cognitive sovereignty and decolonial public health: reclaiming epistemic authority in the global AI era. </w:t>
      </w:r>
      <w:r w:rsidRPr="003A7324">
        <w:rPr>
          <w:rFonts w:ascii="Times New Roman" w:hAnsi="Times New Roman"/>
          <w:i/>
          <w:sz w:val="24"/>
          <w:szCs w:val="24"/>
        </w:rPr>
        <w:t>Frontiers in Public Health</w:t>
      </w:r>
      <w:r w:rsidRPr="003A7324">
        <w:rPr>
          <w:rFonts w:ascii="Times New Roman" w:hAnsi="Times New Roman"/>
          <w:sz w:val="24"/>
          <w:szCs w:val="24"/>
        </w:rPr>
        <w:t xml:space="preserve">, 14:1785170. </w:t>
      </w:r>
      <w:hyperlink r:id="rId40">
        <w:r w:rsidRPr="003A7324">
          <w:rPr>
            <w:rStyle w:val="Hyperlink"/>
            <w:rFonts w:ascii="Times New Roman" w:hAnsi="Times New Roman"/>
            <w:sz w:val="24"/>
            <w:szCs w:val="24"/>
          </w:rPr>
          <w:t>https://doi.org/10.3389/fpubh.2026.1785170</w:t>
        </w:r>
      </w:hyperlink>
      <w:r w:rsidRPr="003A7324">
        <w:rPr>
          <w:rFonts w:ascii="Times New Roman" w:hAnsi="Times New Roman"/>
          <w:sz w:val="24"/>
          <w:szCs w:val="24"/>
        </w:rPr>
        <w:br/>
        <w:t>Impact factor (2024): 3.4; CiteScore (2024): 5.5</w:t>
      </w:r>
      <w:r w:rsidRPr="003A7324">
        <w:rPr>
          <w:rFonts w:ascii="Times New Roman" w:hAnsi="Times New Roman"/>
          <w:sz w:val="24"/>
          <w:szCs w:val="24"/>
        </w:rPr>
        <w:br/>
        <w:t>Role: First and corresponding author; conceptual lead; senior mentor.</w:t>
      </w:r>
    </w:p>
    <w:p w14:paraId="4C5F4C2F"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b/>
          <w:bCs/>
          <w:sz w:val="24"/>
          <w:szCs w:val="24"/>
        </w:rPr>
        <w:lastRenderedPageBreak/>
        <w:t>Kakraba, S.</w:t>
      </w:r>
      <w:r w:rsidRPr="003A7324">
        <w:rPr>
          <w:rFonts w:ascii="Times New Roman" w:hAnsi="Times New Roman"/>
          <w:sz w:val="24"/>
          <w:szCs w:val="24"/>
        </w:rPr>
        <w:t xml:space="preserve">, Agyemang, E.F., Shmookler Reis, R.J. (2026). Accelerating discovery of leukemia inhibitors using AI-driven quantitative structure–activity relationship: algorithm development and validation. </w:t>
      </w:r>
      <w:r w:rsidRPr="003A7324">
        <w:rPr>
          <w:rFonts w:ascii="Times New Roman" w:hAnsi="Times New Roman"/>
          <w:i/>
          <w:sz w:val="24"/>
          <w:szCs w:val="24"/>
        </w:rPr>
        <w:t>JMIR AI</w:t>
      </w:r>
      <w:r w:rsidRPr="003A7324">
        <w:rPr>
          <w:rFonts w:ascii="Times New Roman" w:hAnsi="Times New Roman"/>
          <w:sz w:val="24"/>
          <w:szCs w:val="24"/>
        </w:rPr>
        <w:t xml:space="preserve">, 5:e81552. 2026 Jan 27. </w:t>
      </w:r>
      <w:hyperlink r:id="rId41">
        <w:r w:rsidRPr="003A7324">
          <w:rPr>
            <w:rStyle w:val="Hyperlink"/>
            <w:rFonts w:ascii="Times New Roman" w:hAnsi="Times New Roman"/>
            <w:sz w:val="24"/>
            <w:szCs w:val="24"/>
          </w:rPr>
          <w:t>https://doi.org/10.2196/81552</w:t>
        </w:r>
      </w:hyperlink>
      <w:r w:rsidRPr="003A7324">
        <w:rPr>
          <w:rFonts w:ascii="Times New Roman" w:hAnsi="Times New Roman"/>
          <w:sz w:val="24"/>
          <w:szCs w:val="24"/>
        </w:rPr>
        <w:t>. PMID: 41358925; PMCID: PMC12892034.</w:t>
      </w:r>
      <w:r w:rsidRPr="003A7324">
        <w:rPr>
          <w:rFonts w:ascii="Times New Roman" w:hAnsi="Times New Roman"/>
          <w:sz w:val="24"/>
          <w:szCs w:val="24"/>
        </w:rPr>
        <w:br/>
        <w:t>Impact factor (2026): 6.1; CiteScore: 5.0</w:t>
      </w:r>
      <w:r w:rsidRPr="003A7324">
        <w:rPr>
          <w:rFonts w:ascii="Times New Roman" w:hAnsi="Times New Roman"/>
          <w:sz w:val="24"/>
          <w:szCs w:val="24"/>
        </w:rPr>
        <w:br/>
        <w:t>Role: First and corresponding author; led conceptual framework, developed AI–QSAR workflow, and led writing.</w:t>
      </w:r>
    </w:p>
    <w:p w14:paraId="7EFA73A6"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t>2025</w:t>
      </w:r>
    </w:p>
    <w:p w14:paraId="69339991"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Yang, Z., Zhou, H., Srivastav, S., Shaffer, J.G., Abraham, K.E., Naandam, S.M., </w:t>
      </w:r>
      <w:r w:rsidRPr="003A7324">
        <w:rPr>
          <w:rFonts w:ascii="Times New Roman" w:hAnsi="Times New Roman"/>
          <w:b/>
          <w:bCs/>
          <w:sz w:val="24"/>
          <w:szCs w:val="24"/>
        </w:rPr>
        <w:t xml:space="preserve">Kakraba, S. </w:t>
      </w:r>
      <w:r w:rsidRPr="003A7324">
        <w:rPr>
          <w:rFonts w:ascii="Times New Roman" w:hAnsi="Times New Roman"/>
          <w:sz w:val="24"/>
          <w:szCs w:val="24"/>
        </w:rPr>
        <w:t xml:space="preserve">(2025). Optimizing Parkinson’s disease prediction: a comparative analysis of data aggregation methods using multiple voice recordings via an automated artificial intelligence pipeline. </w:t>
      </w:r>
      <w:r w:rsidRPr="003A7324">
        <w:rPr>
          <w:rFonts w:ascii="Times New Roman" w:hAnsi="Times New Roman"/>
          <w:i/>
          <w:sz w:val="24"/>
          <w:szCs w:val="24"/>
        </w:rPr>
        <w:t>Data</w:t>
      </w:r>
      <w:r w:rsidRPr="003A7324">
        <w:rPr>
          <w:rFonts w:ascii="Times New Roman" w:hAnsi="Times New Roman"/>
          <w:sz w:val="24"/>
          <w:szCs w:val="24"/>
        </w:rPr>
        <w:t xml:space="preserve">, 10(1), 4. </w:t>
      </w:r>
      <w:hyperlink r:id="rId42">
        <w:r w:rsidRPr="003A7324">
          <w:rPr>
            <w:rStyle w:val="Hyperlink"/>
            <w:rFonts w:ascii="Times New Roman" w:hAnsi="Times New Roman"/>
            <w:sz w:val="24"/>
            <w:szCs w:val="24"/>
          </w:rPr>
          <w:t>https://doi.org/10.3390/data10010004</w:t>
        </w:r>
      </w:hyperlink>
      <w:r w:rsidRPr="003A7324">
        <w:rPr>
          <w:rFonts w:ascii="Times New Roman" w:hAnsi="Times New Roman"/>
          <w:sz w:val="24"/>
          <w:szCs w:val="24"/>
        </w:rPr>
        <w:br/>
        <w:t>Impact factor / Impact score (2024, Scopus-based): 2.91 (Q2); CiteScore: 5.0</w:t>
      </w:r>
      <w:r w:rsidRPr="003A7324">
        <w:rPr>
          <w:rFonts w:ascii="Times New Roman" w:hAnsi="Times New Roman"/>
          <w:sz w:val="24"/>
          <w:szCs w:val="24"/>
        </w:rPr>
        <w:br/>
        <w:t>Role: Corresponding author; senior mentor; supervised AI pipeline design, analysis, and writing.</w:t>
      </w:r>
    </w:p>
    <w:p w14:paraId="7B975006"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Wenzheng, H., Agyemang, E.F., Srivastav, S., Shaffer, J.G., </w:t>
      </w:r>
      <w:r w:rsidRPr="003A7324">
        <w:rPr>
          <w:rFonts w:ascii="Times New Roman" w:hAnsi="Times New Roman"/>
          <w:b/>
          <w:bCs/>
          <w:sz w:val="24"/>
          <w:szCs w:val="24"/>
        </w:rPr>
        <w:t>Kakraba, S.</w:t>
      </w:r>
      <w:r w:rsidRPr="003A7324">
        <w:rPr>
          <w:rFonts w:ascii="Times New Roman" w:hAnsi="Times New Roman"/>
          <w:sz w:val="24"/>
          <w:szCs w:val="24"/>
        </w:rPr>
        <w:t xml:space="preserve"> (2025). AI-enhanced multi-algorithm R Shiny app for predictive modeling and analytics: a case study of Alzheimer’s disease diagnostics. </w:t>
      </w:r>
      <w:r w:rsidRPr="003A7324">
        <w:rPr>
          <w:rFonts w:ascii="Times New Roman" w:hAnsi="Times New Roman"/>
          <w:i/>
          <w:sz w:val="24"/>
          <w:szCs w:val="24"/>
        </w:rPr>
        <w:t>JMIR Aging</w:t>
      </w:r>
      <w:r w:rsidRPr="003A7324">
        <w:rPr>
          <w:rFonts w:ascii="Times New Roman" w:hAnsi="Times New Roman"/>
          <w:sz w:val="24"/>
          <w:szCs w:val="24"/>
        </w:rPr>
        <w:t xml:space="preserve">. 2025 Nov 5. </w:t>
      </w:r>
      <w:hyperlink r:id="rId43">
        <w:r w:rsidRPr="003A7324">
          <w:rPr>
            <w:rStyle w:val="Hyperlink"/>
            <w:rFonts w:ascii="Times New Roman" w:hAnsi="Times New Roman"/>
            <w:sz w:val="24"/>
            <w:szCs w:val="24"/>
          </w:rPr>
          <w:t>https://doi.org/10.2196/70272</w:t>
        </w:r>
      </w:hyperlink>
      <w:r w:rsidRPr="003A7324">
        <w:rPr>
          <w:rFonts w:ascii="Times New Roman" w:hAnsi="Times New Roman"/>
          <w:sz w:val="24"/>
          <w:szCs w:val="24"/>
        </w:rPr>
        <w:t>. PMID: 41237410.</w:t>
      </w:r>
      <w:r w:rsidRPr="003A7324">
        <w:rPr>
          <w:rFonts w:ascii="Times New Roman" w:hAnsi="Times New Roman"/>
          <w:sz w:val="24"/>
          <w:szCs w:val="24"/>
        </w:rPr>
        <w:br/>
        <w:t>Impact factor (2024): 5.0 (Q1); CiteScore: 6.6</w:t>
      </w:r>
      <w:r w:rsidRPr="003A7324">
        <w:rPr>
          <w:rFonts w:ascii="Times New Roman" w:hAnsi="Times New Roman"/>
          <w:sz w:val="24"/>
          <w:szCs w:val="24"/>
        </w:rPr>
        <w:br/>
        <w:t>Role: Corresponding author; senior mentor; led conception, modeling framework, and app integration.</w:t>
      </w:r>
    </w:p>
    <w:p w14:paraId="76E5FC26" w14:textId="77777777" w:rsidR="00842F37" w:rsidRPr="003A7324" w:rsidRDefault="001C1B19" w:rsidP="003A7324">
      <w:pPr>
        <w:pStyle w:val="CVListItem"/>
        <w:keepNext/>
        <w:numPr>
          <w:ilvl w:val="0"/>
          <w:numId w:val="26"/>
        </w:numPr>
        <w:spacing w:line="360" w:lineRule="auto"/>
        <w:ind w:left="432" w:hanging="432"/>
        <w:rPr>
          <w:rFonts w:ascii="Times New Roman" w:hAnsi="Times New Roman"/>
          <w:sz w:val="24"/>
          <w:szCs w:val="24"/>
        </w:rPr>
      </w:pPr>
      <w:r w:rsidRPr="003A7324">
        <w:rPr>
          <w:rFonts w:ascii="Times New Roman" w:hAnsi="Times New Roman"/>
          <w:sz w:val="24"/>
          <w:szCs w:val="24"/>
        </w:rPr>
        <w:lastRenderedPageBreak/>
        <w:t xml:space="preserve">Netsey, E.K., Naandam, S.M., Asante Jnr, J., Abraham, K.E., Yadem, A.C., Owusu, G., </w:t>
      </w:r>
      <w:r w:rsidRPr="003A7324">
        <w:rPr>
          <w:rStyle w:val="Strong"/>
          <w:rFonts w:ascii="Times New Roman" w:hAnsi="Times New Roman"/>
          <w:b w:val="0"/>
          <w:bCs w:val="0"/>
          <w:sz w:val="24"/>
          <w:szCs w:val="24"/>
        </w:rPr>
        <w:t>Shaffer, J.G.</w:t>
      </w:r>
      <w:r w:rsidRPr="003A7324">
        <w:rPr>
          <w:rFonts w:ascii="Times New Roman" w:hAnsi="Times New Roman"/>
          <w:b/>
          <w:bCs/>
          <w:sz w:val="24"/>
          <w:szCs w:val="24"/>
        </w:rPr>
        <w:t>,</w:t>
      </w:r>
      <w:r w:rsidRPr="003A7324">
        <w:rPr>
          <w:rFonts w:ascii="Times New Roman" w:hAnsi="Times New Roman"/>
          <w:sz w:val="24"/>
          <w:szCs w:val="24"/>
        </w:rPr>
        <w:t xml:space="preserve"> Srivastav, S.K., Doumbia, S., Owusu-Dabo, E., Morkle, C.E., Yemeh, D., Manortey, S., Yankson, E., Sangare, M., </w:t>
      </w:r>
      <w:r w:rsidRPr="003A7324">
        <w:rPr>
          <w:rFonts w:ascii="Times New Roman" w:hAnsi="Times New Roman"/>
          <w:b/>
          <w:bCs/>
          <w:sz w:val="24"/>
          <w:szCs w:val="24"/>
        </w:rPr>
        <w:t>Kakraba, S.</w:t>
      </w:r>
      <w:r w:rsidRPr="003A7324">
        <w:rPr>
          <w:rFonts w:ascii="Times New Roman" w:hAnsi="Times New Roman"/>
          <w:sz w:val="24"/>
          <w:szCs w:val="24"/>
        </w:rPr>
        <w:t xml:space="preserve"> (2025). Structural and functional impacts of SARS-CoV-2 spike protein mutations: insights from predictive modeling and analytics. </w:t>
      </w:r>
      <w:r w:rsidRPr="003A7324">
        <w:rPr>
          <w:rStyle w:val="Emphasis"/>
          <w:rFonts w:ascii="Times New Roman" w:hAnsi="Times New Roman"/>
          <w:sz w:val="24"/>
          <w:szCs w:val="24"/>
        </w:rPr>
        <w:t>JMIR Bioinformatics and Biotechnology</w:t>
      </w:r>
      <w:r w:rsidRPr="003A7324">
        <w:rPr>
          <w:rFonts w:ascii="Times New Roman" w:hAnsi="Times New Roman"/>
          <w:sz w:val="24"/>
          <w:szCs w:val="24"/>
        </w:rPr>
        <w:t>, 6:e73637. https://doi.org/10.2196/73637. (</w:t>
      </w:r>
      <w:proofErr w:type="gramStart"/>
      <w:r w:rsidRPr="003A7324">
        <w:rPr>
          <w:rFonts w:ascii="Times New Roman" w:hAnsi="Times New Roman"/>
          <w:sz w:val="24"/>
          <w:szCs w:val="24"/>
        </w:rPr>
        <w:t>article</w:t>
      </w:r>
      <w:proofErr w:type="gramEnd"/>
      <w:r w:rsidRPr="003A7324">
        <w:rPr>
          <w:rFonts w:ascii="Times New Roman" w:hAnsi="Times New Roman"/>
          <w:sz w:val="24"/>
          <w:szCs w:val="24"/>
        </w:rPr>
        <w:t xml:space="preserve"> corrected in 2025, see erratum.)</w:t>
      </w:r>
    </w:p>
    <w:p w14:paraId="70073550" w14:textId="77777777" w:rsidR="00AB721F" w:rsidRPr="003A7324" w:rsidRDefault="00D91F46" w:rsidP="003A7324">
      <w:pPr>
        <w:pStyle w:val="CVListContinued"/>
        <w:keepNext/>
        <w:spacing w:line="360" w:lineRule="auto"/>
        <w:rPr>
          <w:rFonts w:ascii="Times New Roman" w:hAnsi="Times New Roman"/>
          <w:sz w:val="24"/>
          <w:szCs w:val="24"/>
        </w:rPr>
      </w:pPr>
      <w:r w:rsidRPr="003A7324">
        <w:rPr>
          <w:rFonts w:ascii="Times New Roman" w:hAnsi="Times New Roman"/>
          <w:i/>
          <w:iCs/>
          <w:sz w:val="24"/>
          <w:szCs w:val="24"/>
        </w:rPr>
        <w:t>Corrections and errata</w:t>
      </w:r>
      <w:r w:rsidRPr="003A7324">
        <w:rPr>
          <w:rFonts w:ascii="Times New Roman" w:hAnsi="Times New Roman"/>
          <w:sz w:val="24"/>
          <w:szCs w:val="24"/>
        </w:rPr>
        <w:br/>
        <w:t xml:space="preserve">Netsey, E.K., Naandam, S.M., Asante Jnr, J., Abraham, K.E., Yadem, A.C., Owusu, G., Shaffer, J.G., Srivastav, S.K., Doumbia, S., Owusu-Dabo, E., Morkle, C.E., Yemeh, D., Manortey, S., Yankson, E., Sangare, M., </w:t>
      </w:r>
      <w:r w:rsidRPr="003A7324">
        <w:rPr>
          <w:rFonts w:ascii="Times New Roman" w:hAnsi="Times New Roman"/>
          <w:b/>
          <w:bCs/>
          <w:sz w:val="24"/>
          <w:szCs w:val="24"/>
        </w:rPr>
        <w:t>Kakraba, S.</w:t>
      </w:r>
      <w:r w:rsidRPr="003A7324">
        <w:rPr>
          <w:rFonts w:ascii="Times New Roman" w:hAnsi="Times New Roman"/>
          <w:sz w:val="24"/>
          <w:szCs w:val="24"/>
        </w:rPr>
        <w:t xml:space="preserve"> (2025). Correction: Structural and functional impacts of SARS-CoV-2 spike protein mutations: insights from predictive modeling and analytics. </w:t>
      </w:r>
      <w:r w:rsidRPr="003A7324">
        <w:rPr>
          <w:rFonts w:ascii="Times New Roman" w:hAnsi="Times New Roman"/>
          <w:i/>
          <w:iCs/>
          <w:sz w:val="24"/>
          <w:szCs w:val="24"/>
        </w:rPr>
        <w:t>JMIR Bioinformatics and Biotechnology</w:t>
      </w:r>
      <w:r w:rsidRPr="003A7324">
        <w:rPr>
          <w:rFonts w:ascii="Times New Roman" w:hAnsi="Times New Roman"/>
          <w:sz w:val="24"/>
          <w:szCs w:val="24"/>
        </w:rPr>
        <w:t xml:space="preserve">, 6:e89673. Erratum </w:t>
      </w:r>
      <w:proofErr w:type="gramStart"/>
      <w:r w:rsidRPr="003A7324">
        <w:rPr>
          <w:rFonts w:ascii="Times New Roman" w:hAnsi="Times New Roman"/>
          <w:sz w:val="24"/>
          <w:szCs w:val="24"/>
        </w:rPr>
        <w:t>to:</w:t>
      </w:r>
      <w:proofErr w:type="gramEnd"/>
      <w:r w:rsidRPr="003A7324">
        <w:rPr>
          <w:rFonts w:ascii="Times New Roman" w:hAnsi="Times New Roman"/>
          <w:sz w:val="24"/>
          <w:szCs w:val="24"/>
        </w:rPr>
        <w:t xml:space="preserve"> 10.2196/73637. </w:t>
      </w:r>
    </w:p>
    <w:p w14:paraId="5F953379" w14:textId="77777777" w:rsidR="00D91F46" w:rsidRPr="003A7324" w:rsidRDefault="00AB721F" w:rsidP="003A7324">
      <w:pPr>
        <w:pStyle w:val="CVListContinued"/>
        <w:spacing w:line="360" w:lineRule="auto"/>
        <w:rPr>
          <w:rFonts w:ascii="Times New Roman" w:hAnsi="Times New Roman"/>
          <w:sz w:val="24"/>
          <w:szCs w:val="24"/>
        </w:rPr>
      </w:pPr>
      <w:r w:rsidRPr="003A7324">
        <w:rPr>
          <w:rFonts w:ascii="Times New Roman" w:hAnsi="Times New Roman"/>
          <w:sz w:val="24"/>
          <w:szCs w:val="24"/>
        </w:rPr>
        <w:t>CiteScore (2025): 4.0</w:t>
      </w:r>
      <w:r w:rsidRPr="003A7324">
        <w:rPr>
          <w:rFonts w:ascii="Times New Roman" w:hAnsi="Times New Roman"/>
          <w:sz w:val="24"/>
          <w:szCs w:val="24"/>
        </w:rPr>
        <w:br/>
        <w:t>Role: Corresponding author; senior mentor; led predictive modeling strategy and manuscript integration, oversaw correction and clarified methods and results</w:t>
      </w:r>
    </w:p>
    <w:p w14:paraId="79E49B12"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Ayyadevara, S., Yadem, C.A., Abraham, K.E., Compadre, C.M., Shmookler Reis, R.J. (2025). Machine learning-enhanced quantitative structure–activity relationship modeling for DNA polymerase inhibitor discovery: algorithm development and validation. </w:t>
      </w:r>
      <w:r w:rsidRPr="003A7324">
        <w:rPr>
          <w:rFonts w:ascii="Times New Roman" w:hAnsi="Times New Roman"/>
          <w:i/>
          <w:sz w:val="24"/>
          <w:szCs w:val="24"/>
        </w:rPr>
        <w:t>JMIR AI</w:t>
      </w:r>
      <w:r w:rsidRPr="003A7324">
        <w:rPr>
          <w:rFonts w:ascii="Times New Roman" w:hAnsi="Times New Roman"/>
          <w:sz w:val="24"/>
          <w:szCs w:val="24"/>
        </w:rPr>
        <w:t xml:space="preserve">, 4:e77890. 2025 Dec 3. </w:t>
      </w:r>
      <w:hyperlink r:id="rId44">
        <w:r w:rsidRPr="003A7324">
          <w:rPr>
            <w:rStyle w:val="Hyperlink"/>
            <w:rFonts w:ascii="Times New Roman" w:hAnsi="Times New Roman"/>
            <w:sz w:val="24"/>
            <w:szCs w:val="24"/>
          </w:rPr>
          <w:t>https://doi.org/10.2196/77890</w:t>
        </w:r>
      </w:hyperlink>
      <w:r w:rsidRPr="003A7324">
        <w:rPr>
          <w:rFonts w:ascii="Times New Roman" w:hAnsi="Times New Roman"/>
          <w:sz w:val="24"/>
          <w:szCs w:val="24"/>
        </w:rPr>
        <w:t>. PMID: 41340396; PMCID: PMC12675996.</w:t>
      </w:r>
      <w:r w:rsidRPr="003A7324">
        <w:rPr>
          <w:rFonts w:ascii="Times New Roman" w:hAnsi="Times New Roman"/>
          <w:sz w:val="24"/>
          <w:szCs w:val="24"/>
        </w:rPr>
        <w:br/>
        <w:t>Impact factor (2026): 6.1; CiteScore: 5.0</w:t>
      </w:r>
      <w:r w:rsidRPr="003A7324">
        <w:rPr>
          <w:rFonts w:ascii="Times New Roman" w:hAnsi="Times New Roman"/>
          <w:sz w:val="24"/>
          <w:szCs w:val="24"/>
        </w:rPr>
        <w:br/>
        <w:t>Role: First and corresponding author; senior mentor; led conceptual framework, developed AI–QSAR workflow, and led writing.</w:t>
      </w:r>
    </w:p>
    <w:p w14:paraId="521DF3E1"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lastRenderedPageBreak/>
        <w:t>2023</w:t>
      </w:r>
    </w:p>
    <w:p w14:paraId="6221DFC5"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Ayyadevara, S., Mainali, N., Balasubramaniam, M., Bowroju, S., Penthala, N.R., Atluri, R., Barger, S.W., Griffin, S.T., Crooks, P.A., et al. (2023). Thiadiazolidinone (TDZD) analogs inhibit aggregation-mediated pathology in diverse neurodegeneration models, and extend </w:t>
      </w:r>
      <w:r w:rsidRPr="003A7324">
        <w:rPr>
          <w:rFonts w:ascii="Times New Roman" w:hAnsi="Times New Roman"/>
          <w:i/>
          <w:sz w:val="24"/>
          <w:szCs w:val="24"/>
        </w:rPr>
        <w:t>C. elegans</w:t>
      </w:r>
      <w:r w:rsidRPr="003A7324">
        <w:rPr>
          <w:rFonts w:ascii="Times New Roman" w:hAnsi="Times New Roman"/>
          <w:sz w:val="24"/>
          <w:szCs w:val="24"/>
        </w:rPr>
        <w:t xml:space="preserve"> life- and healthspan. </w:t>
      </w:r>
      <w:r w:rsidRPr="003A7324">
        <w:rPr>
          <w:rFonts w:ascii="Times New Roman" w:hAnsi="Times New Roman"/>
          <w:i/>
          <w:sz w:val="24"/>
          <w:szCs w:val="24"/>
        </w:rPr>
        <w:t>Pharmaceuticals</w:t>
      </w:r>
      <w:r w:rsidRPr="003A7324">
        <w:rPr>
          <w:rFonts w:ascii="Times New Roman" w:hAnsi="Times New Roman"/>
          <w:sz w:val="24"/>
          <w:szCs w:val="24"/>
        </w:rPr>
        <w:t xml:space="preserve">, 16(10), 1498. </w:t>
      </w:r>
      <w:hyperlink r:id="rId45">
        <w:r w:rsidRPr="003A7324">
          <w:rPr>
            <w:rStyle w:val="Hyperlink"/>
            <w:rFonts w:ascii="Times New Roman" w:hAnsi="Times New Roman"/>
            <w:sz w:val="24"/>
            <w:szCs w:val="24"/>
          </w:rPr>
          <w:t>https://doi.org/10.3390/ph16101498</w:t>
        </w:r>
      </w:hyperlink>
      <w:r w:rsidRPr="003A7324">
        <w:rPr>
          <w:rFonts w:ascii="Times New Roman" w:hAnsi="Times New Roman"/>
          <w:sz w:val="24"/>
          <w:szCs w:val="24"/>
        </w:rPr>
        <w:br/>
        <w:t>Impact factor (2023): 4.8 (Q1); CiteScore: 6.1</w:t>
      </w:r>
      <w:r w:rsidRPr="003A7324">
        <w:rPr>
          <w:rFonts w:ascii="Times New Roman" w:hAnsi="Times New Roman"/>
          <w:sz w:val="24"/>
          <w:szCs w:val="24"/>
        </w:rPr>
        <w:br/>
        <w:t>Role: First and corresponding author; led experimental and analytical components and primary writing.</w:t>
      </w:r>
    </w:p>
    <w:p w14:paraId="48926B06"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t>2022</w:t>
      </w:r>
    </w:p>
    <w:p w14:paraId="34209295"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Naandam, S.M., Gogovi, G.K., </w:t>
      </w:r>
      <w:r w:rsidRPr="003A7324">
        <w:rPr>
          <w:rFonts w:ascii="Times New Roman" w:hAnsi="Times New Roman"/>
          <w:b/>
          <w:bCs/>
          <w:sz w:val="24"/>
          <w:szCs w:val="24"/>
        </w:rPr>
        <w:t>Kakraba, S.</w:t>
      </w:r>
      <w:r w:rsidRPr="003A7324">
        <w:rPr>
          <w:rFonts w:ascii="Times New Roman" w:hAnsi="Times New Roman"/>
          <w:sz w:val="24"/>
          <w:szCs w:val="24"/>
        </w:rPr>
        <w:t xml:space="preserve"> (2022). Temperature effect on the structural dynamics of SARS-CoV-2 nucleocapsid domain. </w:t>
      </w:r>
      <w:r w:rsidRPr="003A7324">
        <w:rPr>
          <w:rFonts w:ascii="Times New Roman" w:hAnsi="Times New Roman"/>
          <w:i/>
          <w:sz w:val="24"/>
          <w:szCs w:val="24"/>
        </w:rPr>
        <w:t>Advances in Computer Vision and Computational Biology</w:t>
      </w:r>
      <w:r w:rsidRPr="003A7324">
        <w:rPr>
          <w:rFonts w:ascii="Times New Roman" w:hAnsi="Times New Roman"/>
          <w:sz w:val="24"/>
          <w:szCs w:val="24"/>
        </w:rPr>
        <w:t>. Springer Nature Research Book Series (accepted, in press).</w:t>
      </w:r>
      <w:r w:rsidRPr="003A7324">
        <w:rPr>
          <w:rFonts w:ascii="Times New Roman" w:hAnsi="Times New Roman"/>
          <w:sz w:val="24"/>
          <w:szCs w:val="24"/>
        </w:rPr>
        <w:br/>
        <w:t>Impact factor: not applicable (book series).</w:t>
      </w:r>
      <w:r w:rsidRPr="003A7324">
        <w:rPr>
          <w:rFonts w:ascii="Times New Roman" w:hAnsi="Times New Roman"/>
          <w:sz w:val="24"/>
          <w:szCs w:val="24"/>
        </w:rPr>
        <w:br/>
        <w:t>Role: Co-author; provided modeling guidance and interpretation.</w:t>
      </w:r>
    </w:p>
    <w:p w14:paraId="60A429F4"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t>2021</w:t>
      </w:r>
    </w:p>
    <w:p w14:paraId="14EA6EF4"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Netsey, E.K., </w:t>
      </w:r>
      <w:r w:rsidRPr="003A7324">
        <w:rPr>
          <w:rFonts w:ascii="Times New Roman" w:hAnsi="Times New Roman"/>
          <w:b/>
          <w:bCs/>
          <w:sz w:val="24"/>
          <w:szCs w:val="24"/>
        </w:rPr>
        <w:t>Kakraba, S.</w:t>
      </w:r>
      <w:r w:rsidRPr="003A7324">
        <w:rPr>
          <w:rFonts w:ascii="Times New Roman" w:hAnsi="Times New Roman"/>
          <w:sz w:val="24"/>
          <w:szCs w:val="24"/>
        </w:rPr>
        <w:t xml:space="preserve">, Naandam, S.M., Yadem, A.C. (2021). A mathematical graph-theoretic model of single point mutations associated with sickle cell anemia disease. </w:t>
      </w:r>
      <w:r w:rsidRPr="003A7324">
        <w:rPr>
          <w:rFonts w:ascii="Times New Roman" w:hAnsi="Times New Roman"/>
          <w:i/>
          <w:sz w:val="24"/>
          <w:szCs w:val="24"/>
        </w:rPr>
        <w:t>Journal of Advances in Biotechnology</w:t>
      </w:r>
      <w:r w:rsidRPr="003A7324">
        <w:rPr>
          <w:rFonts w:ascii="Times New Roman" w:hAnsi="Times New Roman"/>
          <w:sz w:val="24"/>
          <w:szCs w:val="24"/>
        </w:rPr>
        <w:t xml:space="preserve">, 9, 1–14. </w:t>
      </w:r>
      <w:hyperlink r:id="rId46">
        <w:r w:rsidRPr="003A7324">
          <w:rPr>
            <w:rStyle w:val="Hyperlink"/>
            <w:rFonts w:ascii="Times New Roman" w:hAnsi="Times New Roman"/>
            <w:sz w:val="24"/>
            <w:szCs w:val="24"/>
          </w:rPr>
          <w:t>https://doi.org/10.24297/jbt.v9i.9109</w:t>
        </w:r>
      </w:hyperlink>
      <w:r w:rsidRPr="003A7324">
        <w:rPr>
          <w:rFonts w:ascii="Times New Roman" w:hAnsi="Times New Roman"/>
          <w:sz w:val="24"/>
          <w:szCs w:val="24"/>
        </w:rPr>
        <w:br/>
        <w:t>Impact factor / CiteScore: not indexed in JCR/Scopus.</w:t>
      </w:r>
      <w:r w:rsidRPr="003A7324">
        <w:rPr>
          <w:rFonts w:ascii="Times New Roman" w:hAnsi="Times New Roman"/>
          <w:sz w:val="24"/>
          <w:szCs w:val="24"/>
        </w:rPr>
        <w:br/>
        <w:t>Role: Corresponding author; senior mentor; led modeling framework and supervised student first author.</w:t>
      </w:r>
    </w:p>
    <w:p w14:paraId="00AF3D0B"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t>2020</w:t>
      </w:r>
    </w:p>
    <w:p w14:paraId="5DC57D86"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Bowroju, S.K., Mainali, N., Ayyadevara, S., Penthala, N.R., Krishnamachari, S., </w:t>
      </w:r>
      <w:r w:rsidRPr="003A7324">
        <w:rPr>
          <w:rFonts w:ascii="Times New Roman" w:hAnsi="Times New Roman"/>
          <w:b/>
          <w:bCs/>
          <w:sz w:val="24"/>
          <w:szCs w:val="24"/>
        </w:rPr>
        <w:t>Kakraba, S.</w:t>
      </w:r>
      <w:r w:rsidRPr="003A7324">
        <w:rPr>
          <w:rFonts w:ascii="Times New Roman" w:hAnsi="Times New Roman"/>
          <w:sz w:val="24"/>
          <w:szCs w:val="24"/>
        </w:rPr>
        <w:t xml:space="preserve">, Reis, R.J., Crooks, P.A. (2020). Design and synthesis of novel hybrid 8-hydroxy quinoline–indole derivatives as inhibitors of Aβ self-aggregation and metal chelation-induced Aβ aggregation. </w:t>
      </w:r>
      <w:r w:rsidRPr="003A7324">
        <w:rPr>
          <w:rFonts w:ascii="Times New Roman" w:hAnsi="Times New Roman"/>
          <w:i/>
          <w:sz w:val="24"/>
          <w:szCs w:val="24"/>
        </w:rPr>
        <w:t>Molecules</w:t>
      </w:r>
      <w:r w:rsidRPr="003A7324">
        <w:rPr>
          <w:rFonts w:ascii="Times New Roman" w:hAnsi="Times New Roman"/>
          <w:sz w:val="24"/>
          <w:szCs w:val="24"/>
        </w:rPr>
        <w:t xml:space="preserve">, 25(16), 3610. </w:t>
      </w:r>
      <w:hyperlink r:id="rId47">
        <w:r w:rsidRPr="003A7324">
          <w:rPr>
            <w:rStyle w:val="Hyperlink"/>
            <w:rFonts w:ascii="Times New Roman" w:hAnsi="Times New Roman"/>
            <w:sz w:val="24"/>
            <w:szCs w:val="24"/>
          </w:rPr>
          <w:t>https://doi.org/10.3390/molecules25163610</w:t>
        </w:r>
      </w:hyperlink>
      <w:r w:rsidRPr="003A7324">
        <w:rPr>
          <w:rFonts w:ascii="Times New Roman" w:hAnsi="Times New Roman"/>
          <w:sz w:val="24"/>
          <w:szCs w:val="24"/>
        </w:rPr>
        <w:br/>
        <w:t>Impact factor (2020): 4.411 (Q2); CiteScore: 7.4</w:t>
      </w:r>
      <w:r w:rsidRPr="003A7324">
        <w:rPr>
          <w:rFonts w:ascii="Times New Roman" w:hAnsi="Times New Roman"/>
          <w:sz w:val="24"/>
          <w:szCs w:val="24"/>
        </w:rPr>
        <w:br/>
        <w:t>Role: Contributed to data analysis and manuscript review.</w:t>
      </w:r>
    </w:p>
    <w:p w14:paraId="7C6D762A"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lastRenderedPageBreak/>
        <w:t>2019</w:t>
      </w:r>
    </w:p>
    <w:p w14:paraId="0E5B1190"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Ayyadevara, S., Penthala, N.R., Balasubramaniam, M., Ganne, A., Liu, L., Alla, R., Bommagani, S.B., Barger, S.W., Griffin, W.S.T., Crooks, P.A., Shmookler Reis, R.J. (2019). A novel microtubule-binding drug attenuates and reverses protein aggregation in animal models of Alzheimer’s disease. </w:t>
      </w:r>
      <w:r w:rsidRPr="003A7324">
        <w:rPr>
          <w:rFonts w:ascii="Times New Roman" w:hAnsi="Times New Roman"/>
          <w:i/>
          <w:sz w:val="24"/>
          <w:szCs w:val="24"/>
        </w:rPr>
        <w:t>Frontiers in Molecular Neuroscience</w:t>
      </w:r>
      <w:r w:rsidRPr="003A7324">
        <w:rPr>
          <w:rFonts w:ascii="Times New Roman" w:hAnsi="Times New Roman"/>
          <w:sz w:val="24"/>
          <w:szCs w:val="24"/>
        </w:rPr>
        <w:t xml:space="preserve">, 12, 310. </w:t>
      </w:r>
      <w:hyperlink r:id="rId48">
        <w:r w:rsidRPr="003A7324">
          <w:rPr>
            <w:rStyle w:val="Hyperlink"/>
            <w:rFonts w:ascii="Times New Roman" w:hAnsi="Times New Roman"/>
            <w:sz w:val="24"/>
            <w:szCs w:val="24"/>
          </w:rPr>
          <w:t>https://doi.org/10.3389/fnmol.2019.00310</w:t>
        </w:r>
      </w:hyperlink>
      <w:r w:rsidRPr="003A7324">
        <w:rPr>
          <w:rFonts w:ascii="Times New Roman" w:hAnsi="Times New Roman"/>
          <w:sz w:val="24"/>
          <w:szCs w:val="24"/>
        </w:rPr>
        <w:br/>
        <w:t>Impact factor (2019): 5.639 (Q2); CiteScore: 6.8</w:t>
      </w:r>
      <w:r w:rsidRPr="003A7324">
        <w:rPr>
          <w:rFonts w:ascii="Times New Roman" w:hAnsi="Times New Roman"/>
          <w:sz w:val="24"/>
          <w:szCs w:val="24"/>
        </w:rPr>
        <w:br/>
        <w:t>Role: First author; led in vivo work, integrative analysis, and manuscript writing and review.</w:t>
      </w:r>
    </w:p>
    <w:p w14:paraId="56BD6ECB"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Balasubramaniam, M., Ayyadevara, S., </w:t>
      </w:r>
      <w:r w:rsidRPr="003A7324">
        <w:rPr>
          <w:rFonts w:ascii="Times New Roman" w:hAnsi="Times New Roman"/>
          <w:b/>
          <w:bCs/>
          <w:sz w:val="24"/>
          <w:szCs w:val="24"/>
        </w:rPr>
        <w:t>Kakraba, S.</w:t>
      </w:r>
      <w:r w:rsidRPr="003A7324">
        <w:rPr>
          <w:rFonts w:ascii="Times New Roman" w:hAnsi="Times New Roman"/>
          <w:sz w:val="24"/>
          <w:szCs w:val="24"/>
        </w:rPr>
        <w:t xml:space="preserve">, Alla, R., Mehta, J.L., Shmookler Reis, R.J. (2019). Aggregate interactome based on protein-crosslinking interfaces </w:t>
      </w:r>
      <w:proofErr w:type="gramStart"/>
      <w:r w:rsidRPr="003A7324">
        <w:rPr>
          <w:rFonts w:ascii="Times New Roman" w:hAnsi="Times New Roman"/>
          <w:sz w:val="24"/>
          <w:szCs w:val="24"/>
        </w:rPr>
        <w:t>predicts</w:t>
      </w:r>
      <w:proofErr w:type="gramEnd"/>
      <w:r w:rsidRPr="003A7324">
        <w:rPr>
          <w:rFonts w:ascii="Times New Roman" w:hAnsi="Times New Roman"/>
          <w:sz w:val="24"/>
          <w:szCs w:val="24"/>
        </w:rPr>
        <w:t xml:space="preserve"> drug targets to limit aggregation in neurodegenerative diseases. </w:t>
      </w:r>
      <w:r w:rsidRPr="003A7324">
        <w:rPr>
          <w:rFonts w:ascii="Times New Roman" w:hAnsi="Times New Roman"/>
          <w:i/>
          <w:sz w:val="24"/>
          <w:szCs w:val="24"/>
        </w:rPr>
        <w:t>iScience</w:t>
      </w:r>
      <w:r w:rsidRPr="003A7324">
        <w:rPr>
          <w:rFonts w:ascii="Times New Roman" w:hAnsi="Times New Roman"/>
          <w:sz w:val="24"/>
          <w:szCs w:val="24"/>
        </w:rPr>
        <w:t xml:space="preserve">, 19, 356–372. </w:t>
      </w:r>
      <w:hyperlink r:id="rId49">
        <w:r w:rsidRPr="003A7324">
          <w:rPr>
            <w:rStyle w:val="Hyperlink"/>
            <w:rFonts w:ascii="Times New Roman" w:hAnsi="Times New Roman"/>
            <w:sz w:val="24"/>
            <w:szCs w:val="24"/>
          </w:rPr>
          <w:t>https://doi.org/10.1016/j.isci.2019.09.026</w:t>
        </w:r>
      </w:hyperlink>
      <w:r w:rsidRPr="003A7324">
        <w:rPr>
          <w:rFonts w:ascii="Times New Roman" w:hAnsi="Times New Roman"/>
          <w:sz w:val="24"/>
          <w:szCs w:val="24"/>
        </w:rPr>
        <w:br/>
        <w:t>Impact factor (2019): 5.458 (Q1); CiteScore: 6.9</w:t>
      </w:r>
      <w:r w:rsidRPr="003A7324">
        <w:rPr>
          <w:rFonts w:ascii="Times New Roman" w:hAnsi="Times New Roman"/>
          <w:sz w:val="24"/>
          <w:szCs w:val="24"/>
        </w:rPr>
        <w:br/>
        <w:t>Role: Contributed to computational analysis and interpretation.</w:t>
      </w:r>
    </w:p>
    <w:p w14:paraId="3C504567"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t>2017</w:t>
      </w:r>
    </w:p>
    <w:p w14:paraId="6E834A38" w14:textId="77777777" w:rsidR="00EA05C0"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Ayyadevara, S., Balasubramaniam, M., </w:t>
      </w:r>
      <w:r w:rsidRPr="003A7324">
        <w:rPr>
          <w:rFonts w:ascii="Times New Roman" w:hAnsi="Times New Roman"/>
          <w:b/>
          <w:bCs/>
          <w:sz w:val="24"/>
          <w:szCs w:val="24"/>
        </w:rPr>
        <w:t>Kakraba, S.</w:t>
      </w:r>
      <w:r w:rsidRPr="003A7324">
        <w:rPr>
          <w:rFonts w:ascii="Times New Roman" w:hAnsi="Times New Roman"/>
          <w:sz w:val="24"/>
          <w:szCs w:val="24"/>
        </w:rPr>
        <w:t xml:space="preserve">, Alla, R., Mehta, J.L., Shmookler Reis, R.J. (2017). Aspirin-mediated acetylation protects against multiple neurodegenerative pathologies by impeding protein aggregation. </w:t>
      </w:r>
      <w:r w:rsidRPr="003A7324">
        <w:rPr>
          <w:rFonts w:ascii="Times New Roman" w:hAnsi="Times New Roman"/>
          <w:i/>
          <w:sz w:val="24"/>
          <w:szCs w:val="24"/>
        </w:rPr>
        <w:t>Antioxidants &amp; Redox Signaling</w:t>
      </w:r>
      <w:r w:rsidRPr="003A7324">
        <w:rPr>
          <w:rFonts w:ascii="Times New Roman" w:hAnsi="Times New Roman"/>
          <w:sz w:val="24"/>
          <w:szCs w:val="24"/>
        </w:rPr>
        <w:t xml:space="preserve">, 27(17), 1383–1396. </w:t>
      </w:r>
      <w:hyperlink r:id="rId50">
        <w:r w:rsidRPr="003A7324">
          <w:rPr>
            <w:rStyle w:val="Hyperlink"/>
            <w:rFonts w:ascii="Times New Roman" w:hAnsi="Times New Roman"/>
            <w:sz w:val="24"/>
            <w:szCs w:val="24"/>
          </w:rPr>
          <w:t>https://doi.org/10.1089/ars.2016.6978</w:t>
        </w:r>
      </w:hyperlink>
      <w:r w:rsidRPr="003A7324">
        <w:rPr>
          <w:rFonts w:ascii="Times New Roman" w:hAnsi="Times New Roman"/>
          <w:sz w:val="24"/>
          <w:szCs w:val="24"/>
        </w:rPr>
        <w:br/>
        <w:t>Impact factor (2017): 6.530 (Q1); CiteScore: 6.18.</w:t>
      </w:r>
      <w:r w:rsidRPr="003A7324">
        <w:rPr>
          <w:rFonts w:ascii="Times New Roman" w:hAnsi="Times New Roman"/>
          <w:sz w:val="24"/>
          <w:szCs w:val="24"/>
        </w:rPr>
        <w:br/>
        <w:t>Role: Contributed to experiments, analysis, and revisions.</w:t>
      </w:r>
    </w:p>
    <w:p w14:paraId="3DC34353"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t>2016</w:t>
      </w:r>
    </w:p>
    <w:p w14:paraId="06FAA019" w14:textId="77777777" w:rsidR="00FA62FC" w:rsidRPr="003A7324" w:rsidRDefault="00EA05C0" w:rsidP="003A7324">
      <w:pPr>
        <w:pStyle w:val="CVListItem"/>
        <w:numPr>
          <w:ilvl w:val="0"/>
          <w:numId w:val="26"/>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Knisley, D. (2016). A graph-theoretic model of single point mutations in the cystic fibrosis transmembrane conductance regulator. </w:t>
      </w:r>
      <w:r w:rsidRPr="003A7324">
        <w:rPr>
          <w:rFonts w:ascii="Times New Roman" w:hAnsi="Times New Roman"/>
          <w:i/>
          <w:sz w:val="24"/>
          <w:szCs w:val="24"/>
        </w:rPr>
        <w:t>Journal of Advances in Biotechnology</w:t>
      </w:r>
      <w:r w:rsidRPr="003A7324">
        <w:rPr>
          <w:rFonts w:ascii="Times New Roman" w:hAnsi="Times New Roman"/>
          <w:sz w:val="24"/>
          <w:szCs w:val="24"/>
        </w:rPr>
        <w:t xml:space="preserve">, 6(1), 780–786. </w:t>
      </w:r>
      <w:hyperlink r:id="rId51">
        <w:r w:rsidRPr="003A7324">
          <w:rPr>
            <w:rStyle w:val="Hyperlink"/>
            <w:rFonts w:ascii="Times New Roman" w:hAnsi="Times New Roman"/>
            <w:sz w:val="24"/>
            <w:szCs w:val="24"/>
          </w:rPr>
          <w:t>https://doi.org/10.24297/jbt.v6i1.4013</w:t>
        </w:r>
      </w:hyperlink>
      <w:r w:rsidRPr="003A7324">
        <w:rPr>
          <w:rFonts w:ascii="Times New Roman" w:hAnsi="Times New Roman"/>
          <w:sz w:val="24"/>
          <w:szCs w:val="24"/>
        </w:rPr>
        <w:br/>
        <w:t>Impact factor / CiteScore: not indexed in JCR/Scopus.</w:t>
      </w:r>
      <w:r w:rsidRPr="003A7324">
        <w:rPr>
          <w:rFonts w:ascii="Times New Roman" w:hAnsi="Times New Roman"/>
          <w:sz w:val="24"/>
          <w:szCs w:val="24"/>
        </w:rPr>
        <w:br/>
        <w:t>Role: First and corresponding author; designed model, performed analysis, drafted and reviewed manuscript.</w:t>
      </w:r>
    </w:p>
    <w:p w14:paraId="57DC837F" w14:textId="77777777" w:rsidR="00EA05C0" w:rsidRPr="003A7324" w:rsidRDefault="00EA05C0" w:rsidP="003A7324">
      <w:pPr>
        <w:pStyle w:val="CVSubheading"/>
        <w:spacing w:line="360" w:lineRule="auto"/>
        <w:rPr>
          <w:rFonts w:ascii="Times New Roman" w:hAnsi="Times New Roman"/>
          <w:sz w:val="24"/>
          <w:szCs w:val="24"/>
        </w:rPr>
      </w:pPr>
      <w:bookmarkStart w:id="4" w:name="b_publications_in_review"/>
      <w:r w:rsidRPr="003A7324">
        <w:rPr>
          <w:rFonts w:ascii="Times New Roman" w:hAnsi="Times New Roman"/>
          <w:sz w:val="24"/>
          <w:szCs w:val="24"/>
        </w:rPr>
        <w:lastRenderedPageBreak/>
        <w:t>B. Publications in Review</w:t>
      </w:r>
      <w:bookmarkEnd w:id="4"/>
    </w:p>
    <w:p w14:paraId="41AD839E" w14:textId="77777777" w:rsidR="00EA05C0" w:rsidRPr="003A7324" w:rsidRDefault="00EA05C0" w:rsidP="003A7324">
      <w:pPr>
        <w:pStyle w:val="CVSubheading"/>
        <w:spacing w:line="360" w:lineRule="auto"/>
        <w:rPr>
          <w:rFonts w:ascii="Times New Roman" w:hAnsi="Times New Roman"/>
          <w:sz w:val="24"/>
          <w:szCs w:val="24"/>
        </w:rPr>
      </w:pPr>
      <w:bookmarkStart w:id="5" w:name="b_1_manuscripts_under_review_submitted"/>
      <w:r w:rsidRPr="003A7324">
        <w:rPr>
          <w:rFonts w:ascii="Times New Roman" w:hAnsi="Times New Roman"/>
          <w:sz w:val="24"/>
          <w:szCs w:val="24"/>
        </w:rPr>
        <w:t>B.1. Manuscripts Under Review (Submitted)</w:t>
      </w:r>
      <w:bookmarkEnd w:id="5"/>
    </w:p>
    <w:p w14:paraId="389F0E21"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t>2026</w:t>
      </w:r>
    </w:p>
    <w:p w14:paraId="48EDD7A3" w14:textId="77777777" w:rsidR="00510816" w:rsidRPr="003A7324" w:rsidRDefault="009E504D" w:rsidP="003A7324">
      <w:pPr>
        <w:pStyle w:val="CVListItem"/>
        <w:numPr>
          <w:ilvl w:val="0"/>
          <w:numId w:val="35"/>
        </w:numPr>
        <w:spacing w:line="360" w:lineRule="auto"/>
        <w:ind w:left="432" w:hanging="432"/>
        <w:rPr>
          <w:rFonts w:ascii="Times New Roman" w:hAnsi="Times New Roman"/>
          <w:sz w:val="24"/>
          <w:szCs w:val="24"/>
        </w:rPr>
      </w:pPr>
      <w:r w:rsidRPr="003A7324">
        <w:rPr>
          <w:rFonts w:ascii="Times New Roman" w:hAnsi="Times New Roman"/>
          <w:b/>
          <w:bCs/>
          <w:sz w:val="24"/>
          <w:szCs w:val="24"/>
        </w:rPr>
        <w:t xml:space="preserve"> Kakraba, S</w:t>
      </w:r>
      <w:r w:rsidRPr="003A7324">
        <w:rPr>
          <w:rFonts w:ascii="Times New Roman" w:hAnsi="Times New Roman"/>
          <w:sz w:val="24"/>
          <w:szCs w:val="24"/>
        </w:rPr>
        <w:t xml:space="preserve">. </w:t>
      </w:r>
      <w:r w:rsidRPr="003A7324">
        <w:rPr>
          <w:rFonts w:ascii="Times New Roman" w:hAnsi="Times New Roman"/>
          <w:i/>
          <w:iCs/>
          <w:sz w:val="24"/>
          <w:szCs w:val="24"/>
        </w:rPr>
        <w:t>The Proxy Problem: Toward a Shared Governance Framework for Artificial Intelligence in Public Health and Social Work</w:t>
      </w:r>
      <w:r w:rsidRPr="003A7324">
        <w:rPr>
          <w:rFonts w:ascii="Times New Roman" w:hAnsi="Times New Roman"/>
          <w:sz w:val="24"/>
          <w:szCs w:val="24"/>
        </w:rPr>
        <w:t xml:space="preserve"> . Artificial Intelligence in Medicine (Elsevier), (submitted September 21, 2026).</w:t>
      </w:r>
      <w:r w:rsidRPr="003A7324">
        <w:rPr>
          <w:rFonts w:ascii="Times New Roman" w:hAnsi="Times New Roman"/>
          <w:sz w:val="24"/>
          <w:szCs w:val="24"/>
        </w:rPr>
        <w:br/>
        <w:t>Impact factor: 6.1 (Q1); CiteScore: 10.9</w:t>
      </w:r>
      <w:r w:rsidRPr="003A7324">
        <w:rPr>
          <w:rFonts w:ascii="Times New Roman" w:hAnsi="Times New Roman"/>
          <w:sz w:val="24"/>
          <w:szCs w:val="24"/>
        </w:rPr>
        <w:br/>
        <w:t>Role: Sole author</w:t>
      </w:r>
    </w:p>
    <w:p w14:paraId="67766546" w14:textId="77777777" w:rsidR="00AD00F3" w:rsidRPr="003A7324" w:rsidRDefault="009E504D" w:rsidP="003A7324">
      <w:pPr>
        <w:pStyle w:val="CVListItem"/>
        <w:numPr>
          <w:ilvl w:val="0"/>
          <w:numId w:val="35"/>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w:t>
      </w:r>
      <w:r w:rsidRPr="003A7324">
        <w:rPr>
          <w:rFonts w:ascii="Times New Roman" w:hAnsi="Times New Roman"/>
          <w:i/>
          <w:iCs/>
          <w:sz w:val="24"/>
          <w:szCs w:val="24"/>
        </w:rPr>
        <w:t>Algorithmic monoculture: an overlooked systemic risk in artificial intelligence for public health</w:t>
      </w:r>
      <w:r w:rsidRPr="003A7324">
        <w:rPr>
          <w:rFonts w:ascii="Times New Roman" w:hAnsi="Times New Roman"/>
          <w:sz w:val="24"/>
          <w:szCs w:val="24"/>
        </w:rPr>
        <w:t xml:space="preserve"> . Medcomm (Wiley),  Manuscript ID: MCO2-2026-9259. (submitted September 20, 2026).</w:t>
      </w:r>
      <w:r w:rsidRPr="003A7324">
        <w:rPr>
          <w:rFonts w:ascii="Times New Roman" w:hAnsi="Times New Roman"/>
          <w:sz w:val="24"/>
          <w:szCs w:val="24"/>
        </w:rPr>
        <w:br/>
        <w:t>Impact factor: 14.1 (Q1); CiteScore: 12.5</w:t>
      </w:r>
      <w:r w:rsidRPr="003A7324">
        <w:rPr>
          <w:rFonts w:ascii="Times New Roman" w:hAnsi="Times New Roman"/>
          <w:sz w:val="24"/>
          <w:szCs w:val="24"/>
        </w:rPr>
        <w:br/>
        <w:t>Role: Sole author</w:t>
      </w:r>
    </w:p>
    <w:p w14:paraId="44181F32" w14:textId="77777777" w:rsidR="003749E1" w:rsidRPr="003A7324" w:rsidRDefault="003749E1" w:rsidP="003A7324">
      <w:pPr>
        <w:pStyle w:val="CVListItem"/>
        <w:keepNext/>
        <w:numPr>
          <w:ilvl w:val="0"/>
          <w:numId w:val="35"/>
        </w:numPr>
        <w:spacing w:line="360" w:lineRule="auto"/>
        <w:ind w:left="432" w:hanging="432"/>
        <w:rPr>
          <w:rFonts w:ascii="Times New Roman" w:hAnsi="Times New Roman"/>
          <w:sz w:val="24"/>
          <w:szCs w:val="24"/>
        </w:rPr>
      </w:pPr>
      <w:r w:rsidRPr="003A7324">
        <w:rPr>
          <w:rFonts w:ascii="Times New Roman" w:hAnsi="Times New Roman"/>
          <w:sz w:val="24"/>
          <w:szCs w:val="24"/>
        </w:rPr>
        <w:t>Dery, K., Naandam, S.M., Abraham, K.E., Agyemang, E.F.,</w:t>
      </w:r>
      <w:r w:rsidRPr="003A7324">
        <w:rPr>
          <w:rFonts w:ascii="Times New Roman" w:hAnsi="Times New Roman"/>
          <w:b/>
          <w:bCs/>
          <w:sz w:val="24"/>
          <w:szCs w:val="24"/>
        </w:rPr>
        <w:t xml:space="preserve"> Kakraba, S</w:t>
      </w:r>
      <w:r w:rsidRPr="003A7324">
        <w:rPr>
          <w:rFonts w:ascii="Times New Roman" w:hAnsi="Times New Roman"/>
          <w:sz w:val="24"/>
          <w:szCs w:val="24"/>
        </w:rPr>
        <w:t xml:space="preserve">. </w:t>
      </w:r>
      <w:r w:rsidRPr="003A7324">
        <w:rPr>
          <w:rFonts w:ascii="Times New Roman" w:hAnsi="Times New Roman"/>
          <w:i/>
          <w:iCs/>
          <w:sz w:val="24"/>
          <w:szCs w:val="24"/>
        </w:rPr>
        <w:t>Mapping Mutation-Induced Perturbations in Hepatitis B Surface Antigen: An Integrated Graph-Theoretic, ab initio, Molecular Dynamics, and Machine Learning Study</w:t>
      </w:r>
      <w:r w:rsidRPr="003A7324">
        <w:rPr>
          <w:rFonts w:ascii="Times New Roman" w:hAnsi="Times New Roman"/>
          <w:sz w:val="24"/>
          <w:szCs w:val="24"/>
        </w:rPr>
        <w:t xml:space="preserve">. Applied Mathematical Modeling (Elsevier),  Manuscript ID: AMMOD-D-26-04762 (submitted July 2026). </w:t>
      </w:r>
    </w:p>
    <w:p w14:paraId="6C71A92A" w14:textId="77777777" w:rsidR="003749E1" w:rsidRPr="003A7324" w:rsidRDefault="003749E1" w:rsidP="003A7324">
      <w:pPr>
        <w:pStyle w:val="CVListContinued"/>
        <w:spacing w:line="360" w:lineRule="auto"/>
        <w:rPr>
          <w:rFonts w:ascii="Times New Roman" w:hAnsi="Times New Roman"/>
          <w:sz w:val="24"/>
          <w:szCs w:val="24"/>
        </w:rPr>
      </w:pPr>
      <w:r w:rsidRPr="003A7324">
        <w:rPr>
          <w:rFonts w:ascii="Times New Roman" w:hAnsi="Times New Roman"/>
          <w:sz w:val="24"/>
          <w:szCs w:val="24"/>
        </w:rPr>
        <w:t>Impact factor: 5.5 (Q1); CiteScore: 10.2</w:t>
      </w:r>
      <w:r w:rsidRPr="003A7324">
        <w:rPr>
          <w:rFonts w:ascii="Times New Roman" w:hAnsi="Times New Roman"/>
          <w:sz w:val="24"/>
          <w:szCs w:val="24"/>
        </w:rPr>
        <w:br/>
        <w:t>Role: Corresponding author; senior mentor; interpretability analysis, and student-led writing</w:t>
      </w:r>
    </w:p>
    <w:p w14:paraId="5F738E97" w14:textId="77777777" w:rsidR="0046116B" w:rsidRPr="003A7324" w:rsidRDefault="0046116B" w:rsidP="003A7324">
      <w:pPr>
        <w:pStyle w:val="CVListItem"/>
        <w:numPr>
          <w:ilvl w:val="0"/>
          <w:numId w:val="35"/>
        </w:numPr>
        <w:spacing w:line="360" w:lineRule="auto"/>
        <w:ind w:left="432" w:hanging="432"/>
        <w:rPr>
          <w:rFonts w:ascii="Times New Roman" w:hAnsi="Times New Roman"/>
          <w:i/>
          <w:sz w:val="24"/>
          <w:szCs w:val="24"/>
        </w:rPr>
      </w:pPr>
      <w:r w:rsidRPr="003A7324">
        <w:rPr>
          <w:rFonts w:ascii="Times New Roman" w:hAnsi="Times New Roman"/>
          <w:sz w:val="24"/>
          <w:szCs w:val="24"/>
        </w:rPr>
        <w:t xml:space="preserve">Yemeh, D., </w:t>
      </w:r>
      <w:r w:rsidRPr="003A7324">
        <w:rPr>
          <w:rFonts w:ascii="Times New Roman" w:hAnsi="Times New Roman"/>
          <w:b/>
          <w:bCs/>
          <w:sz w:val="24"/>
          <w:szCs w:val="24"/>
        </w:rPr>
        <w:t>Kakraba, S</w:t>
      </w:r>
      <w:r w:rsidRPr="003A7324">
        <w:rPr>
          <w:rFonts w:ascii="Times New Roman" w:hAnsi="Times New Roman"/>
          <w:sz w:val="24"/>
          <w:szCs w:val="24"/>
        </w:rPr>
        <w:t xml:space="preserve">. </w:t>
      </w:r>
      <w:r w:rsidRPr="003A7324">
        <w:rPr>
          <w:rFonts w:ascii="Times New Roman" w:hAnsi="Times New Roman"/>
          <w:i/>
          <w:iCs/>
          <w:sz w:val="24"/>
          <w:szCs w:val="24"/>
        </w:rPr>
        <w:t>Machine learning–enhanced drug discovery in protein aggregation–related pathologies: a systematic review</w:t>
      </w:r>
      <w:r w:rsidRPr="003A7324">
        <w:rPr>
          <w:rFonts w:ascii="Times New Roman" w:hAnsi="Times New Roman"/>
          <w:sz w:val="24"/>
          <w:szCs w:val="24"/>
        </w:rPr>
        <w:t xml:space="preserve">. </w:t>
      </w:r>
      <w:r w:rsidRPr="003A7324">
        <w:rPr>
          <w:rFonts w:ascii="Times New Roman" w:hAnsi="Times New Roman"/>
          <w:iCs/>
          <w:sz w:val="24"/>
          <w:szCs w:val="24"/>
        </w:rPr>
        <w:t>Current Neurology and Neuroscience Reports (Springer Nature)</w:t>
      </w:r>
      <w:r w:rsidRPr="003A7324">
        <w:rPr>
          <w:rFonts w:ascii="Times New Roman" w:hAnsi="Times New Roman"/>
          <w:sz w:val="24"/>
          <w:szCs w:val="24"/>
        </w:rPr>
        <w:t xml:space="preserve">. Manuscript ID: 26237a43-a272-489f-883b-3449a9745b1a (submitted </w:t>
      </w:r>
      <w:proofErr w:type="gramStart"/>
      <w:r w:rsidRPr="003A7324">
        <w:rPr>
          <w:rFonts w:ascii="Times New Roman" w:hAnsi="Times New Roman"/>
          <w:sz w:val="24"/>
          <w:szCs w:val="24"/>
        </w:rPr>
        <w:t>September,</w:t>
      </w:r>
      <w:proofErr w:type="gramEnd"/>
      <w:r w:rsidRPr="003A7324">
        <w:rPr>
          <w:rFonts w:ascii="Times New Roman" w:hAnsi="Times New Roman"/>
          <w:sz w:val="24"/>
          <w:szCs w:val="24"/>
        </w:rPr>
        <w:t xml:space="preserve"> 2026).</w:t>
      </w:r>
      <w:r w:rsidRPr="003A7324">
        <w:rPr>
          <w:rFonts w:ascii="Times New Roman" w:hAnsi="Times New Roman"/>
          <w:sz w:val="24"/>
          <w:szCs w:val="24"/>
        </w:rPr>
        <w:br/>
        <w:t>Impact factor: 7.4 (Q1); CiteScore: 10.5</w:t>
      </w:r>
      <w:r w:rsidRPr="003A7324">
        <w:rPr>
          <w:rFonts w:ascii="Times New Roman" w:hAnsi="Times New Roman"/>
          <w:sz w:val="24"/>
          <w:szCs w:val="24"/>
        </w:rPr>
        <w:br/>
        <w:t>Role: Corresponding author; study design, supervision, senior mentor, and manuscript development.</w:t>
      </w:r>
    </w:p>
    <w:p w14:paraId="6F322B11" w14:textId="77777777" w:rsidR="00C25FFA" w:rsidRPr="003A7324" w:rsidRDefault="00860963" w:rsidP="003A7324">
      <w:pPr>
        <w:pStyle w:val="CVListItem"/>
        <w:keepNext/>
        <w:numPr>
          <w:ilvl w:val="0"/>
          <w:numId w:val="35"/>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w:t>
      </w:r>
      <w:r w:rsidRPr="003A7324">
        <w:rPr>
          <w:rFonts w:ascii="Times New Roman" w:hAnsi="Times New Roman"/>
          <w:i/>
          <w:iCs/>
          <w:sz w:val="24"/>
          <w:szCs w:val="24"/>
        </w:rPr>
        <w:t>Beyond AUC: From Prediction to Epistemic Action in Healthcare Machine Learning</w:t>
      </w:r>
      <w:r w:rsidRPr="003A7324">
        <w:rPr>
          <w:rFonts w:ascii="Times New Roman" w:hAnsi="Times New Roman"/>
          <w:sz w:val="24"/>
          <w:szCs w:val="24"/>
        </w:rPr>
        <w:t xml:space="preserve">. MedComm (Wiley). Manuscript ID: MCO2-2026-8299 (submitted July 2026). </w:t>
      </w:r>
    </w:p>
    <w:p w14:paraId="72AB20CF" w14:textId="77777777" w:rsidR="00C25FFA" w:rsidRPr="003A7324" w:rsidRDefault="0090573F" w:rsidP="003A7324">
      <w:pPr>
        <w:pStyle w:val="CVListContinued"/>
        <w:spacing w:line="360" w:lineRule="auto"/>
        <w:rPr>
          <w:rFonts w:ascii="Times New Roman" w:hAnsi="Times New Roman"/>
          <w:sz w:val="24"/>
          <w:szCs w:val="24"/>
        </w:rPr>
      </w:pPr>
      <w:r w:rsidRPr="003A7324">
        <w:rPr>
          <w:rFonts w:ascii="Times New Roman" w:hAnsi="Times New Roman"/>
          <w:sz w:val="24"/>
          <w:szCs w:val="24"/>
        </w:rPr>
        <w:t>Impact factor: 14.1 (Q1); CiteScore: 12.5</w:t>
      </w:r>
      <w:r w:rsidRPr="003A7324">
        <w:rPr>
          <w:rFonts w:ascii="Times New Roman" w:hAnsi="Times New Roman"/>
          <w:sz w:val="24"/>
          <w:szCs w:val="24"/>
        </w:rPr>
        <w:br/>
        <w:t xml:space="preserve">        Role: Sole author</w:t>
      </w:r>
    </w:p>
    <w:p w14:paraId="2A16AC4C" w14:textId="77777777" w:rsidR="00125B4A" w:rsidRPr="003A7324" w:rsidRDefault="00125B4A" w:rsidP="003A7324">
      <w:pPr>
        <w:pStyle w:val="CVListItem"/>
        <w:numPr>
          <w:ilvl w:val="0"/>
          <w:numId w:val="35"/>
        </w:numPr>
        <w:spacing w:line="360" w:lineRule="auto"/>
        <w:ind w:left="432" w:hanging="432"/>
        <w:rPr>
          <w:rFonts w:ascii="Times New Roman" w:hAnsi="Times New Roman"/>
          <w:sz w:val="24"/>
          <w:szCs w:val="24"/>
        </w:rPr>
      </w:pPr>
      <w:r w:rsidRPr="003A7324">
        <w:rPr>
          <w:rFonts w:ascii="Times New Roman" w:hAnsi="Times New Roman"/>
          <w:sz w:val="24"/>
          <w:szCs w:val="24"/>
        </w:rPr>
        <w:lastRenderedPageBreak/>
        <w:t xml:space="preserve">Chaudhry, F., Agyemang, E.F, Candanedo, D., Yemeh, D., Akter E., Assefa S., Siliezar, K., Franks, T., Taylor, B., </w:t>
      </w:r>
      <w:r w:rsidRPr="003A7324">
        <w:rPr>
          <w:rFonts w:ascii="Times New Roman" w:hAnsi="Times New Roman"/>
          <w:b/>
          <w:bCs/>
          <w:sz w:val="24"/>
          <w:szCs w:val="24"/>
        </w:rPr>
        <w:t>Kakraba, S</w:t>
      </w:r>
      <w:r w:rsidRPr="003A7324">
        <w:rPr>
          <w:rFonts w:ascii="Times New Roman" w:hAnsi="Times New Roman"/>
          <w:sz w:val="24"/>
          <w:szCs w:val="24"/>
        </w:rPr>
        <w:t>.</w:t>
      </w:r>
      <w:r w:rsidRPr="003A7324">
        <w:rPr>
          <w:rFonts w:ascii="Times New Roman" w:hAnsi="Times New Roman"/>
          <w:i/>
          <w:iCs/>
          <w:sz w:val="24"/>
          <w:szCs w:val="24"/>
        </w:rPr>
        <w:t xml:space="preserve"> Development and External Validation of Explainable Machine Learning Models for Cardiovascular Disease Prediction</w:t>
      </w:r>
      <w:r w:rsidRPr="003A7324">
        <w:rPr>
          <w:rFonts w:ascii="Times New Roman" w:hAnsi="Times New Roman"/>
          <w:sz w:val="24"/>
          <w:szCs w:val="24"/>
        </w:rPr>
        <w:t>. MedComm (Wiley). Manuscript ID: MCO2-2026-8224 (submitted June 26, 2026).</w:t>
      </w:r>
      <w:r w:rsidRPr="003A7324">
        <w:rPr>
          <w:rFonts w:ascii="Times New Roman" w:hAnsi="Times New Roman"/>
          <w:sz w:val="24"/>
          <w:szCs w:val="24"/>
        </w:rPr>
        <w:br/>
        <w:t>Impact factor: 14.1 (Q1); CiteScore: 12.5</w:t>
      </w:r>
      <w:r w:rsidRPr="003A7324">
        <w:rPr>
          <w:rFonts w:ascii="Times New Roman" w:hAnsi="Times New Roman"/>
          <w:sz w:val="24"/>
          <w:szCs w:val="24"/>
        </w:rPr>
        <w:br/>
        <w:t>Role: Corresponding author; senior mentor; supervised ML methods, interpretability analysis, and student-led writing.</w:t>
      </w:r>
    </w:p>
    <w:p w14:paraId="42DCA644" w14:textId="77777777" w:rsidR="00B16C6C" w:rsidRPr="003A7324" w:rsidRDefault="00B1467C" w:rsidP="003A7324">
      <w:pPr>
        <w:pStyle w:val="CVListItem"/>
        <w:numPr>
          <w:ilvl w:val="0"/>
          <w:numId w:val="35"/>
        </w:numPr>
        <w:spacing w:line="360" w:lineRule="auto"/>
        <w:ind w:left="432" w:hanging="432"/>
        <w:rPr>
          <w:rFonts w:ascii="Times New Roman" w:hAnsi="Times New Roman"/>
          <w:i/>
          <w:iCs/>
          <w:sz w:val="24"/>
          <w:szCs w:val="24"/>
        </w:rPr>
      </w:pPr>
      <w:r w:rsidRPr="003A7324">
        <w:rPr>
          <w:rFonts w:ascii="Times New Roman" w:hAnsi="Times New Roman"/>
          <w:sz w:val="24"/>
          <w:szCs w:val="24"/>
        </w:rPr>
        <w:t>Agyemang, E.F.</w:t>
      </w:r>
      <w:r w:rsidRPr="003A7324">
        <w:rPr>
          <w:rFonts w:ascii="Times New Roman" w:hAnsi="Times New Roman"/>
          <w:b/>
          <w:bCs/>
          <w:sz w:val="24"/>
          <w:szCs w:val="24"/>
        </w:rPr>
        <w:t>, Kakraba, S.</w:t>
      </w:r>
      <w:r w:rsidRPr="003A7324">
        <w:rPr>
          <w:rFonts w:ascii="Times New Roman" w:hAnsi="Times New Roman"/>
          <w:sz w:val="24"/>
          <w:szCs w:val="24"/>
        </w:rPr>
        <w:t xml:space="preserve">, </w:t>
      </w:r>
      <w:r w:rsidRPr="003A7324">
        <w:rPr>
          <w:rFonts w:ascii="Times New Roman" w:hAnsi="Times New Roman"/>
          <w:i/>
          <w:iCs/>
          <w:sz w:val="24"/>
          <w:szCs w:val="24"/>
        </w:rPr>
        <w:t xml:space="preserve">Stratified Probability Sampling Allocation Procedures and Differential Nonresponse in Healthcare: A Narrative Review. </w:t>
      </w:r>
      <w:r w:rsidRPr="003A7324">
        <w:rPr>
          <w:rFonts w:ascii="Times New Roman" w:hAnsi="Times New Roman"/>
          <w:sz w:val="24"/>
          <w:szCs w:val="24"/>
        </w:rPr>
        <w:t xml:space="preserve"> International Journal of Medical Informatics, Elsevier (Manuscript ID: IJMEDI-S-26-07299, Submitted Sept 23, 2026).</w:t>
      </w:r>
      <w:r w:rsidRPr="003A7324">
        <w:rPr>
          <w:rFonts w:ascii="Times New Roman" w:hAnsi="Times New Roman"/>
          <w:sz w:val="24"/>
          <w:szCs w:val="24"/>
        </w:rPr>
        <w:br/>
        <w:t>Impact factor (latest available, 2024 data): 5.0. (Q1); CiteScore: 8.8</w:t>
      </w:r>
      <w:r w:rsidRPr="003A7324">
        <w:rPr>
          <w:rFonts w:ascii="Times New Roman" w:hAnsi="Times New Roman"/>
          <w:sz w:val="24"/>
          <w:szCs w:val="24"/>
        </w:rPr>
        <w:br/>
      </w:r>
    </w:p>
    <w:p w14:paraId="25E3638F" w14:textId="77777777" w:rsidR="00DA5F49" w:rsidRPr="003A7324" w:rsidRDefault="00DA5F49" w:rsidP="003A7324">
      <w:pPr>
        <w:pStyle w:val="CVListItem"/>
        <w:numPr>
          <w:ilvl w:val="0"/>
          <w:numId w:val="35"/>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Agyemang, E., Abraham, K.E. (2026). </w:t>
      </w:r>
      <w:r w:rsidRPr="003A7324">
        <w:rPr>
          <w:rFonts w:ascii="Times New Roman" w:hAnsi="Times New Roman"/>
          <w:i/>
          <w:iCs/>
          <w:sz w:val="24"/>
          <w:szCs w:val="24"/>
        </w:rPr>
        <w:t>Large language models for infectious disease surveillance: a surveillance-attribute–centered scoping review with implementation and governance agenda</w:t>
      </w:r>
      <w:r w:rsidRPr="003A7324">
        <w:rPr>
          <w:rFonts w:ascii="Times New Roman" w:hAnsi="Times New Roman"/>
          <w:sz w:val="24"/>
          <w:szCs w:val="24"/>
        </w:rPr>
        <w:t xml:space="preserve">. </w:t>
      </w:r>
      <w:r w:rsidRPr="003A7324">
        <w:rPr>
          <w:rFonts w:ascii="Times New Roman" w:hAnsi="Times New Roman"/>
          <w:iCs/>
          <w:sz w:val="24"/>
          <w:szCs w:val="24"/>
        </w:rPr>
        <w:t xml:space="preserve">MedComm Journal, Wiley </w:t>
      </w:r>
      <w:r w:rsidRPr="003A7324">
        <w:rPr>
          <w:rFonts w:ascii="Times New Roman" w:hAnsi="Times New Roman"/>
          <w:sz w:val="24"/>
          <w:szCs w:val="24"/>
        </w:rPr>
        <w:t xml:space="preserve">(manuscript </w:t>
      </w:r>
      <w:proofErr w:type="gramStart"/>
      <w:r w:rsidRPr="003A7324">
        <w:rPr>
          <w:rFonts w:ascii="Times New Roman" w:hAnsi="Times New Roman"/>
          <w:sz w:val="24"/>
          <w:szCs w:val="24"/>
        </w:rPr>
        <w:t>ID:,</w:t>
      </w:r>
      <w:proofErr w:type="gramEnd"/>
      <w:r w:rsidRPr="003A7324">
        <w:rPr>
          <w:rFonts w:ascii="Times New Roman" w:hAnsi="Times New Roman"/>
          <w:sz w:val="24"/>
          <w:szCs w:val="24"/>
        </w:rPr>
        <w:t xml:space="preserve"> MCO2-2026-8956, Submitted July 25, 2026).</w:t>
      </w:r>
      <w:r w:rsidRPr="003A7324">
        <w:rPr>
          <w:rFonts w:ascii="Times New Roman" w:hAnsi="Times New Roman"/>
          <w:sz w:val="24"/>
          <w:szCs w:val="24"/>
        </w:rPr>
        <w:br/>
        <w:t>Impact factor (latest available, 2024 data): 14.1;  (Q1); CiteScore: 12.5</w:t>
      </w:r>
      <w:r w:rsidRPr="003A7324">
        <w:rPr>
          <w:rFonts w:ascii="Times New Roman" w:hAnsi="Times New Roman"/>
          <w:sz w:val="24"/>
          <w:szCs w:val="24"/>
        </w:rPr>
        <w:br/>
        <w:t>Role: First and corresponding author; led review design, framework development, and manuscript drafting.</w:t>
      </w:r>
    </w:p>
    <w:p w14:paraId="1F6F2B29" w14:textId="77777777" w:rsidR="00EA05C0" w:rsidRPr="003A7324" w:rsidRDefault="00EA05C0" w:rsidP="003A7324">
      <w:pPr>
        <w:pStyle w:val="CVListItem"/>
        <w:numPr>
          <w:ilvl w:val="0"/>
          <w:numId w:val="35"/>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et al. </w:t>
      </w:r>
      <w:r w:rsidRPr="003A7324">
        <w:rPr>
          <w:rFonts w:ascii="Times New Roman" w:hAnsi="Times New Roman"/>
          <w:i/>
          <w:iCs/>
          <w:sz w:val="24"/>
          <w:szCs w:val="24"/>
        </w:rPr>
        <w:t>Therapeutic strategies for Alzheimer’s disease: a narrative review tracing the evolution from symptomatic treatment to multimodal precision medicine</w:t>
      </w:r>
      <w:r w:rsidRPr="003A7324">
        <w:rPr>
          <w:rFonts w:ascii="Times New Roman" w:hAnsi="Times New Roman"/>
          <w:sz w:val="24"/>
          <w:szCs w:val="24"/>
        </w:rPr>
        <w:t xml:space="preserve">. </w:t>
      </w:r>
      <w:r w:rsidRPr="003A7324">
        <w:rPr>
          <w:rFonts w:ascii="Times New Roman" w:hAnsi="Times New Roman"/>
          <w:iCs/>
          <w:sz w:val="24"/>
          <w:szCs w:val="24"/>
        </w:rPr>
        <w:t>Alzheimer’s &amp; Dementia (Wiley).</w:t>
      </w:r>
      <w:r w:rsidRPr="003A7324">
        <w:rPr>
          <w:rFonts w:ascii="Times New Roman" w:hAnsi="Times New Roman"/>
          <w:sz w:val="24"/>
          <w:szCs w:val="24"/>
        </w:rPr>
        <w:t xml:space="preserve"> Manuscript ID: ADJ-D-26-01391 (submitted April 2026).</w:t>
      </w:r>
      <w:r w:rsidRPr="003A7324">
        <w:rPr>
          <w:rFonts w:ascii="Times New Roman" w:hAnsi="Times New Roman"/>
          <w:sz w:val="24"/>
          <w:szCs w:val="24"/>
        </w:rPr>
        <w:br/>
        <w:t>Impact factor: 11.1 (Q1); CiteScore: 13.6</w:t>
      </w:r>
      <w:r w:rsidRPr="003A7324">
        <w:rPr>
          <w:rFonts w:ascii="Times New Roman" w:hAnsi="Times New Roman"/>
          <w:sz w:val="24"/>
          <w:szCs w:val="24"/>
        </w:rPr>
        <w:br/>
        <w:t>Role: Corresponding author; study design, supervision, senior mentor, and manuscript development.</w:t>
      </w:r>
    </w:p>
    <w:p w14:paraId="06D77EF1" w14:textId="77777777" w:rsidR="00B7790B" w:rsidRPr="003A7324" w:rsidRDefault="00EA05C0" w:rsidP="003A7324">
      <w:pPr>
        <w:pStyle w:val="CVListItem"/>
        <w:keepNext/>
        <w:numPr>
          <w:ilvl w:val="0"/>
          <w:numId w:val="35"/>
        </w:numPr>
        <w:spacing w:line="360" w:lineRule="auto"/>
        <w:ind w:left="432" w:hanging="432"/>
        <w:rPr>
          <w:rFonts w:ascii="Times New Roman" w:hAnsi="Times New Roman"/>
          <w:iCs/>
          <w:sz w:val="24"/>
          <w:szCs w:val="24"/>
        </w:rPr>
      </w:pPr>
      <w:r w:rsidRPr="003A7324">
        <w:rPr>
          <w:rFonts w:ascii="Times New Roman" w:hAnsi="Times New Roman"/>
          <w:b/>
          <w:bCs/>
          <w:sz w:val="24"/>
          <w:szCs w:val="24"/>
        </w:rPr>
        <w:lastRenderedPageBreak/>
        <w:t>Kakraba, S.</w:t>
      </w:r>
      <w:r w:rsidRPr="003A7324">
        <w:rPr>
          <w:rFonts w:ascii="Times New Roman" w:hAnsi="Times New Roman"/>
          <w:sz w:val="24"/>
          <w:szCs w:val="24"/>
        </w:rPr>
        <w:t xml:space="preserve">, Agyemang, E.F., Srivastav, S.K., Liu, Y., Li, J., Ho, L., Shaffer, J.G. (2026). </w:t>
      </w:r>
      <w:r w:rsidRPr="003A7324">
        <w:rPr>
          <w:rFonts w:ascii="Times New Roman" w:hAnsi="Times New Roman"/>
          <w:i/>
          <w:iCs/>
          <w:sz w:val="24"/>
          <w:szCs w:val="24"/>
        </w:rPr>
        <w:t>Generative AI as public health “language infrastructure”: designing the prompt layer of modern health departments</w:t>
      </w:r>
      <w:r w:rsidRPr="003A7324">
        <w:rPr>
          <w:rFonts w:ascii="Times New Roman" w:hAnsi="Times New Roman"/>
          <w:sz w:val="24"/>
          <w:szCs w:val="24"/>
        </w:rPr>
        <w:t xml:space="preserve">. </w:t>
      </w:r>
      <w:r w:rsidRPr="003A7324">
        <w:rPr>
          <w:rFonts w:ascii="Times New Roman" w:hAnsi="Times New Roman"/>
          <w:iCs/>
          <w:sz w:val="24"/>
          <w:szCs w:val="24"/>
        </w:rPr>
        <w:t>Medcomm (Wiley),  (submitted July 2026).</w:t>
      </w:r>
    </w:p>
    <w:p w14:paraId="142D9C20" w14:textId="77777777" w:rsidR="002F2B4A" w:rsidRPr="003A7324" w:rsidRDefault="002F2B4A" w:rsidP="003A7324">
      <w:pPr>
        <w:pStyle w:val="CVListContinued"/>
        <w:keepNext/>
        <w:spacing w:line="360" w:lineRule="auto"/>
        <w:rPr>
          <w:rFonts w:ascii="Times New Roman" w:hAnsi="Times New Roman"/>
          <w:iCs/>
          <w:sz w:val="24"/>
          <w:szCs w:val="24"/>
        </w:rPr>
      </w:pPr>
      <w:r w:rsidRPr="003A7324">
        <w:rPr>
          <w:rFonts w:ascii="Times New Roman" w:hAnsi="Times New Roman"/>
          <w:iCs/>
          <w:sz w:val="24"/>
          <w:szCs w:val="24"/>
        </w:rPr>
        <w:t>Impact factor: 14.1 (Q1); CiteScore: 12.5</w:t>
      </w:r>
    </w:p>
    <w:p w14:paraId="34CB306C" w14:textId="77777777" w:rsidR="00A81C6F" w:rsidRPr="003A7324" w:rsidRDefault="00A81C6F" w:rsidP="003A7324">
      <w:pPr>
        <w:pStyle w:val="CVListContinued"/>
        <w:spacing w:line="360" w:lineRule="auto"/>
        <w:rPr>
          <w:rFonts w:ascii="Times New Roman" w:hAnsi="Times New Roman"/>
          <w:iCs/>
          <w:sz w:val="24"/>
          <w:szCs w:val="24"/>
        </w:rPr>
      </w:pPr>
      <w:r w:rsidRPr="003A7324">
        <w:rPr>
          <w:rFonts w:ascii="Times New Roman" w:hAnsi="Times New Roman"/>
          <w:sz w:val="24"/>
          <w:szCs w:val="24"/>
        </w:rPr>
        <w:t>Role: Corresponding author; study design, supervision, senior mentor, and manuscript</w:t>
      </w:r>
      <w:r w:rsidRPr="003A7324">
        <w:rPr>
          <w:rFonts w:ascii="Times New Roman" w:hAnsi="Times New Roman"/>
          <w:sz w:val="24"/>
          <w:szCs w:val="24"/>
        </w:rPr>
        <w:br/>
        <w:t>development</w:t>
      </w:r>
    </w:p>
    <w:p w14:paraId="720D6CEF" w14:textId="77777777" w:rsidR="00EA05C0" w:rsidRPr="003A7324" w:rsidRDefault="00EA05C0" w:rsidP="003A7324">
      <w:pPr>
        <w:pStyle w:val="CVListItem"/>
        <w:numPr>
          <w:ilvl w:val="0"/>
          <w:numId w:val="35"/>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Agyemang, E.F., </w:t>
      </w:r>
      <w:proofErr w:type="gramStart"/>
      <w:r w:rsidRPr="003A7324">
        <w:rPr>
          <w:rFonts w:ascii="Times New Roman" w:hAnsi="Times New Roman"/>
          <w:b/>
          <w:bCs/>
          <w:sz w:val="24"/>
          <w:szCs w:val="24"/>
        </w:rPr>
        <w:t>Kakraba</w:t>
      </w:r>
      <w:proofErr w:type="gramEnd"/>
      <w:r w:rsidRPr="003A7324">
        <w:rPr>
          <w:rFonts w:ascii="Times New Roman" w:hAnsi="Times New Roman"/>
          <w:b/>
          <w:bCs/>
          <w:sz w:val="24"/>
          <w:szCs w:val="24"/>
        </w:rPr>
        <w:t>, S.</w:t>
      </w:r>
      <w:r w:rsidRPr="003A7324">
        <w:rPr>
          <w:rFonts w:ascii="Times New Roman" w:hAnsi="Times New Roman"/>
          <w:sz w:val="24"/>
          <w:szCs w:val="24"/>
        </w:rPr>
        <w:t xml:space="preserve">, Srivastav, S., Shaffer, J.G. </w:t>
      </w:r>
      <w:r w:rsidRPr="003A7324">
        <w:rPr>
          <w:rFonts w:ascii="Times New Roman" w:hAnsi="Times New Roman"/>
          <w:i/>
          <w:iCs/>
          <w:sz w:val="24"/>
          <w:szCs w:val="24"/>
        </w:rPr>
        <w:t>Impact of missing data imputation on the performance of machine and deep learning algorithms for breast cancer and leukemia risk prediction: a narrative review</w:t>
      </w:r>
      <w:r w:rsidRPr="003A7324">
        <w:rPr>
          <w:rFonts w:ascii="Times New Roman" w:hAnsi="Times New Roman"/>
          <w:sz w:val="24"/>
          <w:szCs w:val="24"/>
        </w:rPr>
        <w:t xml:space="preserve">. </w:t>
      </w:r>
      <w:r w:rsidRPr="003A7324">
        <w:rPr>
          <w:rFonts w:ascii="Times New Roman" w:hAnsi="Times New Roman"/>
          <w:iCs/>
          <w:sz w:val="24"/>
          <w:szCs w:val="24"/>
        </w:rPr>
        <w:t>Cancer Medicine (Wiley).</w:t>
      </w:r>
      <w:r w:rsidRPr="003A7324">
        <w:rPr>
          <w:rFonts w:ascii="Times New Roman" w:hAnsi="Times New Roman"/>
          <w:sz w:val="24"/>
          <w:szCs w:val="24"/>
        </w:rPr>
        <w:t xml:space="preserve"> Manuscript ID: 6026811 (submitted April 2026).</w:t>
      </w:r>
      <w:r w:rsidRPr="003A7324">
        <w:rPr>
          <w:rFonts w:ascii="Times New Roman" w:hAnsi="Times New Roman"/>
          <w:sz w:val="24"/>
          <w:szCs w:val="24"/>
        </w:rPr>
        <w:br/>
        <w:t>Impact factor (2025): 3.1 (Q1); CiteScore (2025): 6.7</w:t>
      </w:r>
      <w:r w:rsidRPr="003A7324">
        <w:rPr>
          <w:rFonts w:ascii="Times New Roman" w:hAnsi="Times New Roman"/>
          <w:sz w:val="24"/>
          <w:szCs w:val="24"/>
        </w:rPr>
        <w:br/>
        <w:t>Role: Co-corresponding author; study design, supervision, senior mentor, and manuscript development.</w:t>
      </w:r>
    </w:p>
    <w:p w14:paraId="0818F487" w14:textId="77777777" w:rsidR="00A55158" w:rsidRPr="003A7324" w:rsidRDefault="00A55158" w:rsidP="003A7324">
      <w:pPr>
        <w:pStyle w:val="CVListItem"/>
        <w:numPr>
          <w:ilvl w:val="0"/>
          <w:numId w:val="35"/>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Agyemang, E., Hutchinson, P. </w:t>
      </w:r>
      <w:r w:rsidRPr="003A7324">
        <w:rPr>
          <w:rFonts w:ascii="Times New Roman" w:hAnsi="Times New Roman"/>
          <w:i/>
          <w:iCs/>
          <w:sz w:val="24"/>
          <w:szCs w:val="24"/>
        </w:rPr>
        <w:t>The Stethoscope That Doubts Itself: Integrating Epistemic Humility with Containment for Safe Clinical Artificial Intelligence</w:t>
      </w:r>
      <w:r w:rsidRPr="003A7324">
        <w:rPr>
          <w:rFonts w:ascii="Times New Roman" w:hAnsi="Times New Roman"/>
          <w:sz w:val="24"/>
          <w:szCs w:val="24"/>
        </w:rPr>
        <w:t xml:space="preserve">. </w:t>
      </w:r>
      <w:r w:rsidRPr="003A7324">
        <w:rPr>
          <w:rFonts w:ascii="Times New Roman" w:hAnsi="Times New Roman"/>
          <w:iCs/>
          <w:sz w:val="24"/>
          <w:szCs w:val="24"/>
        </w:rPr>
        <w:t xml:space="preserve">MedComm Journal, Wiley </w:t>
      </w:r>
      <w:r w:rsidRPr="003A7324">
        <w:rPr>
          <w:rFonts w:ascii="Times New Roman" w:hAnsi="Times New Roman"/>
          <w:sz w:val="24"/>
          <w:szCs w:val="24"/>
        </w:rPr>
        <w:t>(manuscript ID: MCO2-2026-8761, Submitted July 25, 2026).</w:t>
      </w:r>
      <w:r w:rsidRPr="003A7324">
        <w:rPr>
          <w:rFonts w:ascii="Times New Roman" w:hAnsi="Times New Roman"/>
          <w:sz w:val="24"/>
          <w:szCs w:val="24"/>
        </w:rPr>
        <w:br/>
        <w:t>Impact factor (latest available, 2024 data): 14.1;  (Q1); CiteScore: 12.5</w:t>
      </w:r>
      <w:r w:rsidRPr="003A7324">
        <w:rPr>
          <w:rFonts w:ascii="Times New Roman" w:hAnsi="Times New Roman"/>
          <w:sz w:val="24"/>
          <w:szCs w:val="24"/>
        </w:rPr>
        <w:br/>
        <w:t>Role: First and corresponding author; led review design, framework development, and manuscript drafting.</w:t>
      </w:r>
    </w:p>
    <w:p w14:paraId="4069A181" w14:textId="77777777" w:rsidR="00EA05C0" w:rsidRPr="003A7324" w:rsidRDefault="00EA05C0" w:rsidP="003A7324">
      <w:pPr>
        <w:pStyle w:val="CVSubheading"/>
        <w:spacing w:line="360" w:lineRule="auto"/>
        <w:rPr>
          <w:rFonts w:ascii="Times New Roman" w:hAnsi="Times New Roman"/>
          <w:sz w:val="24"/>
          <w:szCs w:val="24"/>
        </w:rPr>
      </w:pPr>
      <w:bookmarkStart w:id="6" w:name="b_2_software_and_data_repositories"/>
      <w:r w:rsidRPr="003A7324">
        <w:rPr>
          <w:rFonts w:ascii="Times New Roman" w:hAnsi="Times New Roman"/>
          <w:sz w:val="24"/>
          <w:szCs w:val="24"/>
        </w:rPr>
        <w:t>B.2. Software and Data Repositories</w:t>
      </w:r>
      <w:bookmarkEnd w:id="6"/>
    </w:p>
    <w:p w14:paraId="2F65B020"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t>2025</w:t>
      </w:r>
    </w:p>
    <w:p w14:paraId="6B22826E" w14:textId="77777777" w:rsidR="005301C0" w:rsidRPr="003A7324" w:rsidRDefault="005301C0" w:rsidP="003A7324">
      <w:pPr>
        <w:pStyle w:val="CVListItem"/>
        <w:numPr>
          <w:ilvl w:val="0"/>
          <w:numId w:val="27"/>
        </w:numPr>
        <w:spacing w:line="360" w:lineRule="auto"/>
        <w:ind w:left="432" w:hanging="432"/>
        <w:rPr>
          <w:rFonts w:ascii="Times New Roman" w:hAnsi="Times New Roman"/>
          <w:sz w:val="24"/>
          <w:szCs w:val="24"/>
        </w:rPr>
      </w:pPr>
      <w:r w:rsidRPr="003A7324">
        <w:rPr>
          <w:rFonts w:ascii="Times New Roman" w:hAnsi="Times New Roman"/>
          <w:sz w:val="24"/>
          <w:szCs w:val="24"/>
        </w:rPr>
        <w:t>Dery, K., Naandam, S.M., Abraham, K.E., Agyemang, E.F.,</w:t>
      </w:r>
      <w:r w:rsidRPr="003A7324">
        <w:rPr>
          <w:rFonts w:ascii="Times New Roman" w:hAnsi="Times New Roman"/>
          <w:b/>
          <w:bCs/>
          <w:sz w:val="24"/>
          <w:szCs w:val="24"/>
        </w:rPr>
        <w:t xml:space="preserve"> Kakraba, S</w:t>
      </w:r>
      <w:r w:rsidRPr="003A7324">
        <w:rPr>
          <w:rFonts w:ascii="Times New Roman" w:hAnsi="Times New Roman"/>
          <w:sz w:val="24"/>
          <w:szCs w:val="24"/>
        </w:rPr>
        <w:t>.</w:t>
      </w:r>
      <w:r w:rsidRPr="003A7324">
        <w:rPr>
          <w:rFonts w:ascii="Times New Roman" w:hAnsi="Times New Roman"/>
          <w:sz w:val="24"/>
          <w:szCs w:val="24"/>
          <w:lang w:bidi="hi-IN"/>
        </w:rPr>
        <w:t xml:space="preserve"> Workflow for “</w:t>
      </w:r>
      <w:r w:rsidRPr="003A7324">
        <w:rPr>
          <w:rFonts w:ascii="Times New Roman" w:hAnsi="Times New Roman"/>
          <w:sz w:val="24"/>
          <w:szCs w:val="24"/>
        </w:rPr>
        <w:t xml:space="preserve">Mapping Mutation-Induced Perturbations in Hepatitis B Surface Antigen: An Integrated Graph-Theoretic, ab initio, Molecular Dynamics, and Machine Learning Study” </w:t>
      </w:r>
      <w:hyperlink r:id="rId52" w:history="1">
        <w:r w:rsidRPr="003A7324">
          <w:rPr>
            <w:rStyle w:val="Hyperlink"/>
            <w:rFonts w:ascii="Times New Roman" w:hAnsi="Times New Roman"/>
            <w:sz w:val="24"/>
            <w:szCs w:val="24"/>
          </w:rPr>
          <w:t>https://github.com/KakrabaLab/Structural-and-Functional-Impacts-of-Hepatitis-B-Surface-Antigen-Point-Mutations</w:t>
        </w:r>
      </w:hyperlink>
    </w:p>
    <w:p w14:paraId="25F2A8C1" w14:textId="77777777" w:rsidR="001A7370" w:rsidRPr="003A7324" w:rsidRDefault="005F585A" w:rsidP="003A7324">
      <w:pPr>
        <w:pStyle w:val="CVListItem"/>
        <w:numPr>
          <w:ilvl w:val="0"/>
          <w:numId w:val="2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Chaudhry, F., Agyemang, E.F, Candanedo, D., Yemeh, D., Akter E., Assefa S., Siliezar, K., Franks, T., Taylor, B., </w:t>
      </w:r>
      <w:r w:rsidRPr="003A7324">
        <w:rPr>
          <w:rFonts w:ascii="Times New Roman" w:hAnsi="Times New Roman"/>
          <w:b/>
          <w:bCs/>
          <w:sz w:val="24"/>
          <w:szCs w:val="24"/>
        </w:rPr>
        <w:t>Kakraba, S</w:t>
      </w:r>
      <w:r w:rsidRPr="003A7324">
        <w:rPr>
          <w:rFonts w:ascii="Times New Roman" w:hAnsi="Times New Roman"/>
          <w:sz w:val="24"/>
          <w:szCs w:val="24"/>
        </w:rPr>
        <w:t>.</w:t>
      </w:r>
      <w:r w:rsidRPr="003A7324">
        <w:rPr>
          <w:rFonts w:ascii="Times New Roman" w:hAnsi="Times New Roman"/>
          <w:i/>
          <w:iCs/>
          <w:sz w:val="24"/>
          <w:szCs w:val="24"/>
        </w:rPr>
        <w:t xml:space="preserve"> Workflow for “Development and External Validation of Explainable Machine Learning Models for Cardiovascular Disease Prediction</w:t>
      </w:r>
      <w:r w:rsidRPr="003A7324">
        <w:rPr>
          <w:rFonts w:ascii="Times New Roman" w:hAnsi="Times New Roman"/>
          <w:sz w:val="24"/>
          <w:szCs w:val="24"/>
        </w:rPr>
        <w:t xml:space="preserve">.” Github link: </w:t>
      </w:r>
      <w:hyperlink r:id="rId53" w:history="1">
        <w:r w:rsidRPr="003A7324">
          <w:rPr>
            <w:rStyle w:val="Hyperlink"/>
            <w:rFonts w:ascii="Times New Roman" w:hAnsi="Times New Roman"/>
            <w:sz w:val="24"/>
            <w:szCs w:val="24"/>
          </w:rPr>
          <w:t>https://github.com/Agyemang1z/Heart-Failure-Manuscript</w:t>
        </w:r>
      </w:hyperlink>
    </w:p>
    <w:p w14:paraId="6940B214" w14:textId="77777777" w:rsidR="00EA05C0" w:rsidRPr="003A7324" w:rsidRDefault="00EA05C0" w:rsidP="003A7324">
      <w:pPr>
        <w:pStyle w:val="CVListItem"/>
        <w:numPr>
          <w:ilvl w:val="0"/>
          <w:numId w:val="27"/>
        </w:numPr>
        <w:spacing w:line="360" w:lineRule="auto"/>
        <w:ind w:left="432" w:hanging="432"/>
        <w:rPr>
          <w:rFonts w:ascii="Times New Roman" w:hAnsi="Times New Roman"/>
          <w:sz w:val="24"/>
          <w:szCs w:val="24"/>
        </w:rPr>
      </w:pPr>
      <w:r w:rsidRPr="003A7324">
        <w:rPr>
          <w:rFonts w:ascii="Times New Roman" w:hAnsi="Times New Roman"/>
          <w:sz w:val="24"/>
          <w:szCs w:val="24"/>
        </w:rPr>
        <w:lastRenderedPageBreak/>
        <w:t xml:space="preserve">Agyemang, E. (student mentee; first author), Ruyego, J., Kyei, D., Nyarko, P., Obu-Amoah, A., Mensah, J., </w:t>
      </w:r>
      <w:r w:rsidRPr="003A7324">
        <w:rPr>
          <w:rFonts w:ascii="Times New Roman" w:hAnsi="Times New Roman"/>
          <w:b/>
          <w:bCs/>
          <w:sz w:val="24"/>
          <w:szCs w:val="24"/>
        </w:rPr>
        <w:t>Kakraba, S.</w:t>
      </w:r>
      <w:r w:rsidRPr="003A7324">
        <w:rPr>
          <w:rFonts w:ascii="Times New Roman" w:hAnsi="Times New Roman"/>
          <w:sz w:val="24"/>
          <w:szCs w:val="24"/>
        </w:rPr>
        <w:t xml:space="preserve"> (2025). Workflow for leveraging machine learning algorithms and explainable AI for predicting mental health disorder treatment at the workplace. DOI: 10.13140/RG.2.2.29677.09448. </w:t>
      </w:r>
      <w:hyperlink r:id="rId54">
        <w:r w:rsidRPr="003A7324">
          <w:rPr>
            <w:rStyle w:val="Hyperlink"/>
            <w:rFonts w:ascii="Times New Roman" w:hAnsi="Times New Roman"/>
            <w:sz w:val="24"/>
            <w:szCs w:val="24"/>
          </w:rPr>
          <w:t>https://github.com/Agyemang1z/Mental-Health-Manuscript</w:t>
        </w:r>
      </w:hyperlink>
      <w:r w:rsidRPr="003A7324">
        <w:rPr>
          <w:rFonts w:ascii="Times New Roman" w:hAnsi="Times New Roman"/>
          <w:sz w:val="24"/>
          <w:szCs w:val="24"/>
        </w:rPr>
        <w:br/>
        <w:t>Role: Senior mentor; led overall project design, workflow architecture, and supervision of all stages.</w:t>
      </w:r>
    </w:p>
    <w:p w14:paraId="71FC8B6B" w14:textId="77777777" w:rsidR="00EA05C0" w:rsidRPr="003A7324" w:rsidRDefault="00EA05C0" w:rsidP="003A7324">
      <w:pPr>
        <w:pStyle w:val="CVListItem"/>
        <w:numPr>
          <w:ilvl w:val="0"/>
          <w:numId w:val="27"/>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Netsey, E. (student mentee) (2025). Edge-interaction-weights-of-protein-phenotypes-for-SARS-CoV-2-Spike-RBD-Chain-E. </w:t>
      </w:r>
      <w:hyperlink r:id="rId55">
        <w:r w:rsidRPr="003A7324">
          <w:rPr>
            <w:rStyle w:val="Hyperlink"/>
            <w:rFonts w:ascii="Times New Roman" w:hAnsi="Times New Roman"/>
            <w:sz w:val="24"/>
            <w:szCs w:val="24"/>
          </w:rPr>
          <w:t>https://github.com/KakrabaLab/Edge-interaction-weights-of-protein-phenotypes-for-SARS-CoV-2-Spike-RBD-Chain-E-</w:t>
        </w:r>
      </w:hyperlink>
      <w:r w:rsidRPr="003A7324">
        <w:rPr>
          <w:rFonts w:ascii="Times New Roman" w:hAnsi="Times New Roman"/>
          <w:sz w:val="24"/>
          <w:szCs w:val="24"/>
        </w:rPr>
        <w:br/>
        <w:t>Role: Senior mentor; designed analytic framework, led repository structure, and supervised data preparation.</w:t>
      </w:r>
    </w:p>
    <w:p w14:paraId="007D8621" w14:textId="77777777" w:rsidR="00EA05C0" w:rsidRPr="003A7324" w:rsidRDefault="00EA05C0" w:rsidP="003A7324">
      <w:pPr>
        <w:pStyle w:val="CVListItem"/>
        <w:numPr>
          <w:ilvl w:val="0"/>
          <w:numId w:val="27"/>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Aayire, Y.C., Abraham, E.K. (2025). Python workflow for AI-optimized consensus clustering analysis for amino acids. </w:t>
      </w:r>
      <w:hyperlink r:id="rId56">
        <w:r w:rsidRPr="003A7324">
          <w:rPr>
            <w:rStyle w:val="Hyperlink"/>
            <w:rFonts w:ascii="Times New Roman" w:hAnsi="Times New Roman"/>
            <w:sz w:val="24"/>
            <w:szCs w:val="24"/>
          </w:rPr>
          <w:t>https://github.com/KakrabaLab/AI-Optimized-Consensus-Clustering</w:t>
        </w:r>
      </w:hyperlink>
      <w:r w:rsidRPr="003A7324">
        <w:rPr>
          <w:rFonts w:ascii="Times New Roman" w:hAnsi="Times New Roman"/>
          <w:sz w:val="24"/>
          <w:szCs w:val="24"/>
        </w:rPr>
        <w:br/>
        <w:t>Role: Senior mentor; led method development, implementation, and validation of the workflow.</w:t>
      </w:r>
    </w:p>
    <w:p w14:paraId="6A8F5602" w14:textId="77777777" w:rsidR="00EA05C0" w:rsidRPr="003A7324" w:rsidRDefault="00EA05C0" w:rsidP="003A7324">
      <w:pPr>
        <w:pStyle w:val="CVListItem"/>
        <w:numPr>
          <w:ilvl w:val="0"/>
          <w:numId w:val="2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Yang, Z., Zhou, H. , Srivastav, S., Shaffer, J.G., Abraham, K.E., Naandam, S.M., </w:t>
      </w:r>
      <w:r w:rsidRPr="003A7324">
        <w:rPr>
          <w:rFonts w:ascii="Times New Roman" w:hAnsi="Times New Roman"/>
          <w:b/>
          <w:bCs/>
          <w:sz w:val="24"/>
          <w:szCs w:val="24"/>
        </w:rPr>
        <w:t>Kakraba, S.</w:t>
      </w:r>
      <w:r w:rsidRPr="003A7324">
        <w:rPr>
          <w:rFonts w:ascii="Times New Roman" w:hAnsi="Times New Roman"/>
          <w:sz w:val="24"/>
          <w:szCs w:val="24"/>
        </w:rPr>
        <w:t xml:space="preserve"> (2025). Parkinson’s disease prediction code and data repository. DOI: 10.13140/RG.2.2.16331.71202. </w:t>
      </w:r>
      <w:hyperlink r:id="rId57">
        <w:r w:rsidRPr="003A7324">
          <w:rPr>
            <w:rStyle w:val="Hyperlink"/>
            <w:rFonts w:ascii="Times New Roman" w:hAnsi="Times New Roman"/>
            <w:sz w:val="24"/>
            <w:szCs w:val="24"/>
          </w:rPr>
          <w:t>https://github.com/Durixas/Parkinson-s-Disease-Prediction-Code-and-Data-Repository</w:t>
        </w:r>
      </w:hyperlink>
      <w:r w:rsidRPr="003A7324">
        <w:rPr>
          <w:rFonts w:ascii="Times New Roman" w:hAnsi="Times New Roman"/>
          <w:sz w:val="24"/>
          <w:szCs w:val="24"/>
        </w:rPr>
        <w:br/>
        <w:t>Role: Senior mentor; led project direction, modeling strategy, and code review.</w:t>
      </w:r>
    </w:p>
    <w:p w14:paraId="17E38982" w14:textId="77777777" w:rsidR="00EA05C0" w:rsidRPr="003A7324" w:rsidRDefault="00EA05C0" w:rsidP="003A7324">
      <w:pPr>
        <w:pStyle w:val="CVListItem"/>
        <w:numPr>
          <w:ilvl w:val="0"/>
          <w:numId w:val="2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Wenzheng, H. , Agyemang, E.F., Srivastav, S., Shaffer, J.G., </w:t>
      </w:r>
      <w:r w:rsidRPr="003A7324">
        <w:rPr>
          <w:rFonts w:ascii="Times New Roman" w:hAnsi="Times New Roman"/>
          <w:b/>
          <w:bCs/>
          <w:sz w:val="24"/>
          <w:szCs w:val="24"/>
        </w:rPr>
        <w:t>Kakraba, S</w:t>
      </w:r>
      <w:r w:rsidRPr="003A7324">
        <w:rPr>
          <w:rFonts w:ascii="Times New Roman" w:hAnsi="Times New Roman"/>
          <w:sz w:val="24"/>
          <w:szCs w:val="24"/>
        </w:rPr>
        <w:t xml:space="preserve">. (2025). Basic SMART-Pred R Shiny web application for machine learning and deep learning tasks. DOI: 10.13140/RG.2.2.34301.68326. </w:t>
      </w:r>
      <w:hyperlink r:id="rId58">
        <w:r w:rsidRPr="003A7324">
          <w:rPr>
            <w:rStyle w:val="Hyperlink"/>
            <w:rFonts w:ascii="Times New Roman" w:hAnsi="Times New Roman"/>
            <w:sz w:val="24"/>
            <w:szCs w:val="24"/>
          </w:rPr>
          <w:t>https://github.com/Agyemang1z/SMART-Pred-Shiny-Multi-Algorithm-R-Tool-for-Predictive-Modeling-Manuscript</w:t>
        </w:r>
      </w:hyperlink>
      <w:r w:rsidRPr="003A7324">
        <w:rPr>
          <w:rFonts w:ascii="Times New Roman" w:hAnsi="Times New Roman"/>
          <w:sz w:val="24"/>
          <w:szCs w:val="24"/>
        </w:rPr>
        <w:br/>
        <w:t>Role: Senior mentor; led SMART-Pred app concept, multi-algorithm integration, and quality control.</w:t>
      </w:r>
    </w:p>
    <w:p w14:paraId="0F1F0C0F" w14:textId="77777777" w:rsidR="00EA05C0" w:rsidRPr="003A7324" w:rsidRDefault="00EA05C0" w:rsidP="003A7324">
      <w:pPr>
        <w:pStyle w:val="CVListItem"/>
        <w:numPr>
          <w:ilvl w:val="0"/>
          <w:numId w:val="2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Agyemang, E. , Ruyego, J., Kyei, D., Nyarko, P., Obu-Amoah, A., Mensah, J., </w:t>
      </w:r>
      <w:r w:rsidRPr="003A7324">
        <w:rPr>
          <w:rFonts w:ascii="Times New Roman" w:hAnsi="Times New Roman"/>
          <w:b/>
          <w:bCs/>
          <w:sz w:val="24"/>
          <w:szCs w:val="24"/>
        </w:rPr>
        <w:t>Kakraba, S.</w:t>
      </w:r>
      <w:r w:rsidRPr="003A7324">
        <w:rPr>
          <w:rFonts w:ascii="Times New Roman" w:hAnsi="Times New Roman"/>
          <w:sz w:val="24"/>
          <w:szCs w:val="24"/>
        </w:rPr>
        <w:t xml:space="preserve">  (2025). Python-based workflow for uncovering the key predictors of hypertension in U.S. adults. </w:t>
      </w:r>
      <w:hyperlink r:id="rId59">
        <w:r w:rsidRPr="003A7324">
          <w:rPr>
            <w:rStyle w:val="Hyperlink"/>
            <w:rFonts w:ascii="Times New Roman" w:hAnsi="Times New Roman"/>
            <w:sz w:val="24"/>
            <w:szCs w:val="24"/>
          </w:rPr>
          <w:t>https://github.com/Agyemang1z/Hypertension-GSS-2022-Manuscript/tree/main</w:t>
        </w:r>
      </w:hyperlink>
      <w:r w:rsidRPr="003A7324">
        <w:rPr>
          <w:rFonts w:ascii="Times New Roman" w:hAnsi="Times New Roman"/>
          <w:sz w:val="24"/>
          <w:szCs w:val="24"/>
        </w:rPr>
        <w:br/>
        <w:t>Role: Senior mentor; led methodological framework, workflow design, and oversight of analysis and interpretation.</w:t>
      </w:r>
    </w:p>
    <w:p w14:paraId="351E4808" w14:textId="77777777" w:rsidR="00EA05C0" w:rsidRPr="003A7324" w:rsidRDefault="00EA05C0" w:rsidP="003A7324">
      <w:pPr>
        <w:pStyle w:val="CVYear"/>
        <w:spacing w:line="360" w:lineRule="auto"/>
        <w:rPr>
          <w:rFonts w:ascii="Times New Roman" w:hAnsi="Times New Roman"/>
          <w:sz w:val="24"/>
          <w:szCs w:val="24"/>
        </w:rPr>
      </w:pPr>
      <w:r w:rsidRPr="003A7324">
        <w:rPr>
          <w:rFonts w:ascii="Times New Roman" w:hAnsi="Times New Roman"/>
          <w:sz w:val="24"/>
          <w:szCs w:val="24"/>
        </w:rPr>
        <w:lastRenderedPageBreak/>
        <w:t>2024</w:t>
      </w:r>
    </w:p>
    <w:p w14:paraId="65BE37AA" w14:textId="77777777" w:rsidR="00EA05C0" w:rsidRPr="003A7324" w:rsidRDefault="00EA05C0" w:rsidP="003A7324">
      <w:pPr>
        <w:pStyle w:val="CVListItem"/>
        <w:numPr>
          <w:ilvl w:val="0"/>
          <w:numId w:val="28"/>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Yang, Z. (student mentee; first author), Zhou, H. (student mentee), </w:t>
      </w:r>
      <w:r w:rsidRPr="003A7324">
        <w:rPr>
          <w:rFonts w:ascii="Times New Roman" w:hAnsi="Times New Roman"/>
          <w:b/>
          <w:bCs/>
          <w:sz w:val="24"/>
          <w:szCs w:val="24"/>
        </w:rPr>
        <w:t>Kakraba, S</w:t>
      </w:r>
      <w:r w:rsidRPr="003A7324">
        <w:rPr>
          <w:rFonts w:ascii="Times New Roman" w:hAnsi="Times New Roman"/>
          <w:sz w:val="24"/>
          <w:szCs w:val="24"/>
        </w:rPr>
        <w:t xml:space="preserve">. (corresponding author; senior mentor) (2024). A Python-based machine learning pipeline for predictive modeling. </w:t>
      </w:r>
      <w:hyperlink r:id="rId60">
        <w:r w:rsidRPr="003A7324">
          <w:rPr>
            <w:rStyle w:val="Hyperlink"/>
            <w:rFonts w:ascii="Times New Roman" w:hAnsi="Times New Roman"/>
            <w:sz w:val="24"/>
            <w:szCs w:val="24"/>
          </w:rPr>
          <w:t>https://colab.research.google.com/drive/10Hph-cZpjYmrrfA2rCa-y9-SAa_mLhvz?usp=share_link</w:t>
        </w:r>
      </w:hyperlink>
      <w:r w:rsidRPr="003A7324">
        <w:rPr>
          <w:rFonts w:ascii="Times New Roman" w:hAnsi="Times New Roman"/>
          <w:sz w:val="24"/>
          <w:szCs w:val="24"/>
        </w:rPr>
        <w:br/>
        <w:t>Role: Senior mentor; led pipeline architecture, methodological choices, and performance evaluation.</w:t>
      </w:r>
    </w:p>
    <w:p w14:paraId="4D6A7004" w14:textId="77777777" w:rsidR="006F1299" w:rsidRPr="003A7324" w:rsidRDefault="00344208" w:rsidP="003A7324">
      <w:pPr>
        <w:pStyle w:val="CVSubheading"/>
        <w:spacing w:line="360" w:lineRule="auto"/>
        <w:rPr>
          <w:rFonts w:ascii="Times New Roman" w:hAnsi="Times New Roman"/>
          <w:sz w:val="24"/>
          <w:szCs w:val="24"/>
        </w:rPr>
      </w:pPr>
      <w:r w:rsidRPr="003A7324">
        <w:rPr>
          <w:rFonts w:ascii="Times New Roman" w:hAnsi="Times New Roman"/>
          <w:sz w:val="24"/>
          <w:szCs w:val="24"/>
        </w:rPr>
        <w:t xml:space="preserve">B.3. </w:t>
      </w:r>
      <w:proofErr w:type="gramStart"/>
      <w:r w:rsidRPr="003A7324">
        <w:rPr>
          <w:rFonts w:ascii="Times New Roman" w:hAnsi="Times New Roman"/>
          <w:sz w:val="24"/>
          <w:szCs w:val="24"/>
        </w:rPr>
        <w:t>THESES</w:t>
      </w:r>
      <w:proofErr w:type="gramEnd"/>
      <w:r w:rsidRPr="003A7324">
        <w:rPr>
          <w:rFonts w:ascii="Times New Roman" w:hAnsi="Times New Roman"/>
          <w:sz w:val="24"/>
          <w:szCs w:val="24"/>
        </w:rPr>
        <w:t xml:space="preserve"> &amp; DISSERTATIONS</w:t>
      </w:r>
    </w:p>
    <w:p w14:paraId="07581B94" w14:textId="77777777" w:rsidR="00097C48" w:rsidRPr="003A7324" w:rsidRDefault="00097C48" w:rsidP="003A7324">
      <w:pPr>
        <w:pStyle w:val="CVYear"/>
        <w:spacing w:line="360" w:lineRule="auto"/>
        <w:rPr>
          <w:rFonts w:ascii="Times New Roman" w:hAnsi="Times New Roman"/>
          <w:bCs/>
          <w:sz w:val="24"/>
          <w:szCs w:val="24"/>
        </w:rPr>
      </w:pPr>
      <w:r w:rsidRPr="003A7324">
        <w:rPr>
          <w:rFonts w:ascii="Times New Roman" w:hAnsi="Times New Roman"/>
          <w:bCs/>
          <w:sz w:val="24"/>
          <w:szCs w:val="24"/>
        </w:rPr>
        <w:t>2021</w:t>
      </w:r>
    </w:p>
    <w:p w14:paraId="5A26B33D" w14:textId="77777777" w:rsidR="0054424B" w:rsidRPr="003A7324" w:rsidRDefault="0054424B" w:rsidP="003A7324">
      <w:pPr>
        <w:pStyle w:val="CVListItem"/>
        <w:numPr>
          <w:ilvl w:val="0"/>
          <w:numId w:val="33"/>
        </w:numPr>
        <w:spacing w:line="360" w:lineRule="auto"/>
        <w:ind w:left="432" w:hanging="432"/>
        <w:rPr>
          <w:rFonts w:ascii="Times New Roman" w:hAnsi="Times New Roman"/>
          <w:b/>
          <w:bCs/>
          <w:sz w:val="24"/>
          <w:szCs w:val="24"/>
        </w:rPr>
      </w:pPr>
      <w:r w:rsidRPr="003A7324">
        <w:rPr>
          <w:rFonts w:ascii="Times New Roman" w:hAnsi="Times New Roman"/>
          <w:b/>
          <w:bCs/>
          <w:sz w:val="24"/>
          <w:szCs w:val="24"/>
        </w:rPr>
        <w:t xml:space="preserve">Kakraba, S. </w:t>
      </w:r>
      <w:r w:rsidRPr="003A7324">
        <w:rPr>
          <w:rFonts w:ascii="Times New Roman" w:hAnsi="Times New Roman"/>
          <w:sz w:val="24"/>
          <w:szCs w:val="24"/>
        </w:rPr>
        <w:t>(2021)</w:t>
      </w:r>
      <w:r w:rsidRPr="003A7324">
        <w:rPr>
          <w:rFonts w:ascii="Times New Roman" w:hAnsi="Times New Roman"/>
          <w:b/>
          <w:bCs/>
          <w:sz w:val="24"/>
          <w:szCs w:val="24"/>
        </w:rPr>
        <w:t xml:space="preserve">. </w:t>
      </w:r>
      <w:r w:rsidRPr="003A7324">
        <w:rPr>
          <w:rFonts w:ascii="Times New Roman" w:hAnsi="Times New Roman"/>
          <w:sz w:val="24"/>
          <w:szCs w:val="24"/>
        </w:rPr>
        <w:t>Drugs That Protect Against Protein Aggregation in Neurodegenerative Diseases (2569992650) [Doctoral dissertation]. ProQuest Dissertations and Theses Global.</w:t>
      </w:r>
    </w:p>
    <w:p w14:paraId="19B70706" w14:textId="77777777" w:rsidR="00097C48" w:rsidRPr="003A7324" w:rsidRDefault="00097C48" w:rsidP="003A7324">
      <w:pPr>
        <w:pStyle w:val="CVYear"/>
        <w:spacing w:line="360" w:lineRule="auto"/>
        <w:rPr>
          <w:rFonts w:ascii="Times New Roman" w:hAnsi="Times New Roman"/>
          <w:bCs/>
          <w:sz w:val="24"/>
          <w:szCs w:val="24"/>
        </w:rPr>
      </w:pPr>
      <w:r w:rsidRPr="003A7324">
        <w:rPr>
          <w:rFonts w:ascii="Times New Roman" w:hAnsi="Times New Roman"/>
          <w:bCs/>
          <w:sz w:val="24"/>
          <w:szCs w:val="24"/>
        </w:rPr>
        <w:t>2015</w:t>
      </w:r>
    </w:p>
    <w:p w14:paraId="1D953F2F" w14:textId="77777777" w:rsidR="00210C7C" w:rsidRPr="003A7324" w:rsidRDefault="009403C1" w:rsidP="003A7324">
      <w:pPr>
        <w:pStyle w:val="CVListItem"/>
        <w:numPr>
          <w:ilvl w:val="0"/>
          <w:numId w:val="33"/>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Samuel</w:t>
      </w:r>
      <w:r w:rsidRPr="003A7324">
        <w:rPr>
          <w:rFonts w:ascii="Times New Roman" w:hAnsi="Times New Roman"/>
          <w:sz w:val="24"/>
          <w:szCs w:val="24"/>
        </w:rPr>
        <w:t xml:space="preserve">, “A Hierarchical Graph for Nucleotide Binding Domain 2” (2015). </w:t>
      </w:r>
      <w:r w:rsidRPr="003A7324">
        <w:rPr>
          <w:rFonts w:ascii="Times New Roman" w:hAnsi="Times New Roman"/>
          <w:i/>
          <w:iCs/>
          <w:sz w:val="24"/>
          <w:szCs w:val="24"/>
        </w:rPr>
        <w:t>Electronic Theses and Dissertations.</w:t>
      </w:r>
      <w:r w:rsidRPr="003A7324">
        <w:rPr>
          <w:rFonts w:ascii="Times New Roman" w:hAnsi="Times New Roman"/>
          <w:sz w:val="24"/>
          <w:szCs w:val="24"/>
        </w:rPr>
        <w:t xml:space="preserve"> Paper 2517. </w:t>
      </w:r>
      <w:hyperlink r:id="rId61" w:history="1">
        <w:r w:rsidRPr="003A7324">
          <w:rPr>
            <w:rStyle w:val="Hyperlink"/>
            <w:rFonts w:ascii="Times New Roman" w:hAnsi="Times New Roman"/>
            <w:sz w:val="24"/>
            <w:szCs w:val="24"/>
          </w:rPr>
          <w:t>https://dc.etsu.edu/etd/2517</w:t>
        </w:r>
      </w:hyperlink>
      <w:r w:rsidRPr="003A7324">
        <w:rPr>
          <w:rFonts w:ascii="Times New Roman" w:hAnsi="Times New Roman"/>
          <w:sz w:val="24"/>
          <w:szCs w:val="24"/>
        </w:rPr>
        <w:t xml:space="preserve">. </w:t>
      </w:r>
    </w:p>
    <w:p w14:paraId="01A5A4ED" w14:textId="77777777" w:rsidR="00EF2CB4" w:rsidRPr="003A7324" w:rsidRDefault="00344208" w:rsidP="003A7324">
      <w:pPr>
        <w:pStyle w:val="CVSubheading"/>
        <w:spacing w:line="360" w:lineRule="auto"/>
        <w:rPr>
          <w:rFonts w:ascii="Times New Roman" w:hAnsi="Times New Roman"/>
          <w:sz w:val="24"/>
          <w:szCs w:val="24"/>
        </w:rPr>
      </w:pPr>
      <w:r w:rsidRPr="003A7324">
        <w:rPr>
          <w:rFonts w:ascii="Times New Roman" w:hAnsi="Times New Roman"/>
          <w:sz w:val="24"/>
          <w:szCs w:val="24"/>
        </w:rPr>
        <w:t>B.4. MANUSCRIPTS  IN PREPARATION</w:t>
      </w:r>
    </w:p>
    <w:p w14:paraId="4AB4CA13" w14:textId="77777777" w:rsidR="006F1299" w:rsidRPr="003A7324" w:rsidRDefault="001610FA" w:rsidP="003A7324">
      <w:pPr>
        <w:pStyle w:val="CVListItem"/>
        <w:numPr>
          <w:ilvl w:val="0"/>
          <w:numId w:val="7"/>
        </w:numPr>
        <w:spacing w:line="360" w:lineRule="auto"/>
        <w:ind w:left="432" w:hanging="432"/>
        <w:rPr>
          <w:rFonts w:ascii="Times New Roman" w:hAnsi="Times New Roman"/>
          <w:b/>
          <w:sz w:val="24"/>
          <w:szCs w:val="24"/>
        </w:rPr>
      </w:pPr>
      <w:r w:rsidRPr="003A7324">
        <w:rPr>
          <w:rFonts w:ascii="Times New Roman" w:hAnsi="Times New Roman"/>
          <w:b/>
          <w:sz w:val="24"/>
          <w:szCs w:val="24"/>
        </w:rPr>
        <w:t xml:space="preserve"> </w:t>
      </w:r>
      <w:r w:rsidRPr="003A7324">
        <w:rPr>
          <w:rFonts w:ascii="Times New Roman" w:hAnsi="Times New Roman"/>
          <w:sz w:val="24"/>
          <w:szCs w:val="24"/>
        </w:rPr>
        <w:t>Artificial Intelligence for Aging and Geriatric Public Health: Opportunities, Risks, and Research Priorities.</w:t>
      </w:r>
    </w:p>
    <w:p w14:paraId="14B91AAA" w14:textId="77777777" w:rsidR="00EF2CB4" w:rsidRPr="003A7324" w:rsidRDefault="00EF2CB4"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Mathematical modeling and optimal control of Fusarium wilt transmission</w:t>
      </w:r>
    </w:p>
    <w:p w14:paraId="1C40AFF2" w14:textId="77777777" w:rsidR="0071745F" w:rsidRPr="003A7324" w:rsidRDefault="0071745F"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The Anticipatory Gaze: Generative Health Stewardship, Prefigurative Algorithmic Equity, and the Constitutional Governance of Public Health Artificial Intelligence </w:t>
      </w:r>
    </w:p>
    <w:p w14:paraId="78AA95A0" w14:textId="77777777" w:rsidR="00B7790B" w:rsidRPr="003A7324" w:rsidRDefault="00B7790B"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Modeling predictors of hypertension in the United States of America: Empirical evidence from the cross-sectional study of the General Social Survey</w:t>
      </w:r>
    </w:p>
    <w:p w14:paraId="433B1C9A" w14:textId="77777777" w:rsidR="00167FB6" w:rsidRPr="003A7324" w:rsidRDefault="00167FB6"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Fluent Machines, Fragile Judgement: Reimaging AI through Three Births and a Sparring Partner. </w:t>
      </w:r>
    </w:p>
    <w:p w14:paraId="4DC514FD" w14:textId="77777777" w:rsidR="00B7790B" w:rsidRPr="003A7324" w:rsidRDefault="00DB0A16"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Perspective Piece on From Case Files to Code:Reclaiming Social Work in the Age of Artificial Intelligence. </w:t>
      </w:r>
    </w:p>
    <w:p w14:paraId="1CC30DF8" w14:textId="77777777" w:rsidR="006F1299" w:rsidRPr="003A7324" w:rsidRDefault="00344208"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Novel Quinoline Analogs inhibit Protein Aggregation in Neurodegenerative Disease Model. </w:t>
      </w:r>
    </w:p>
    <w:p w14:paraId="01FBB7B1" w14:textId="77777777" w:rsidR="006F1299" w:rsidRPr="003A7324" w:rsidRDefault="00344208"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Methods of generating novel molecular descriptors/database for the 20 most essential amino acids. </w:t>
      </w:r>
    </w:p>
    <w:p w14:paraId="30C2B78D" w14:textId="77777777" w:rsidR="0023158D" w:rsidRPr="003A7324" w:rsidRDefault="0023158D" w:rsidP="003A7324">
      <w:pPr>
        <w:pStyle w:val="CVListItem"/>
        <w:numPr>
          <w:ilvl w:val="0"/>
          <w:numId w:val="7"/>
        </w:numPr>
        <w:spacing w:line="360" w:lineRule="auto"/>
        <w:ind w:left="432" w:hanging="432"/>
        <w:rPr>
          <w:rFonts w:ascii="Times New Roman" w:hAnsi="Times New Roman"/>
          <w:b/>
          <w:bCs/>
          <w:sz w:val="24"/>
          <w:szCs w:val="24"/>
        </w:rPr>
      </w:pPr>
      <w:r w:rsidRPr="003A7324">
        <w:rPr>
          <w:rFonts w:ascii="Times New Roman" w:hAnsi="Times New Roman"/>
          <w:sz w:val="24"/>
          <w:szCs w:val="24"/>
        </w:rPr>
        <w:lastRenderedPageBreak/>
        <w:t>Artificial Intelligence as a Constitutional Moment: Reconfiguring Power, Governance, and Equity in Public Health Before the Window Closes.</w:t>
      </w:r>
      <w:r w:rsidRPr="003A7324">
        <w:rPr>
          <w:rFonts w:ascii="Times New Roman" w:hAnsi="Times New Roman"/>
          <w:b/>
          <w:bCs/>
          <w:sz w:val="24"/>
          <w:szCs w:val="24"/>
        </w:rPr>
        <w:t xml:space="preserve"> </w:t>
      </w:r>
    </w:p>
    <w:p w14:paraId="3908632F" w14:textId="77777777" w:rsidR="0023158D" w:rsidRPr="003A7324" w:rsidRDefault="00976AFC"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Development of an AI-enhanced workflow for automated quality classification of biomedical fluorescence. </w:t>
      </w:r>
    </w:p>
    <w:p w14:paraId="11D1CD15" w14:textId="77777777" w:rsidR="006F1299" w:rsidRPr="003A7324" w:rsidRDefault="00344208"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Effects of sampling scheme on variogram uncertainty: A simulation-based approach. </w:t>
      </w:r>
    </w:p>
    <w:p w14:paraId="38B54B49" w14:textId="77777777" w:rsidR="006F1299" w:rsidRPr="003A7324" w:rsidRDefault="00344208"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Artificial Intelligence Pipeline for Classification-Based Predictive Modeling in R Statistical Software. </w:t>
      </w:r>
    </w:p>
    <w:p w14:paraId="1E161340" w14:textId="77777777" w:rsidR="006F1299" w:rsidRPr="003A7324" w:rsidRDefault="00344208"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Novel NSAIDs Ameliorate Cytotoxic Protein Aggregation in Neuronal Cell-Culture Model of Amyloidopathy. </w:t>
      </w:r>
    </w:p>
    <w:p w14:paraId="4FED4F06" w14:textId="77777777" w:rsidR="006F1299" w:rsidRPr="003A7324" w:rsidRDefault="00344208"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 Artificial intelligence-driven image classification and analysis of bioassays. </w:t>
      </w:r>
    </w:p>
    <w:p w14:paraId="5DFD6BAD" w14:textId="77777777" w:rsidR="006F1299" w:rsidRPr="003A7324" w:rsidRDefault="00344208" w:rsidP="003A7324">
      <w:pPr>
        <w:pStyle w:val="CVListItem"/>
        <w:numPr>
          <w:ilvl w:val="0"/>
          <w:numId w:val="7"/>
        </w:numPr>
        <w:spacing w:line="360" w:lineRule="auto"/>
        <w:ind w:left="432" w:hanging="432"/>
        <w:rPr>
          <w:rFonts w:ascii="Times New Roman" w:hAnsi="Times New Roman"/>
          <w:sz w:val="24"/>
          <w:szCs w:val="24"/>
        </w:rPr>
      </w:pPr>
      <w:r w:rsidRPr="003A7324">
        <w:rPr>
          <w:rFonts w:ascii="Times New Roman" w:hAnsi="Times New Roman"/>
          <w:sz w:val="24"/>
          <w:szCs w:val="24"/>
        </w:rPr>
        <w:t>Moderate-throughput Screening for Anti-aggregative NSAIDs Drugs.</w:t>
      </w:r>
    </w:p>
    <w:p w14:paraId="5E18A529"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CONFERENCE PRESENTATIONS</w:t>
      </w:r>
    </w:p>
    <w:p w14:paraId="72850383" w14:textId="77777777" w:rsidR="00D11934" w:rsidRPr="003A7324" w:rsidRDefault="00D11934" w:rsidP="003A7324">
      <w:pPr>
        <w:pStyle w:val="CVYear"/>
        <w:spacing w:line="360" w:lineRule="auto"/>
        <w:rPr>
          <w:rFonts w:ascii="Times New Roman" w:hAnsi="Times New Roman"/>
          <w:bCs/>
          <w:sz w:val="24"/>
          <w:szCs w:val="24"/>
        </w:rPr>
      </w:pPr>
      <w:r w:rsidRPr="003A7324">
        <w:rPr>
          <w:rFonts w:ascii="Times New Roman" w:hAnsi="Times New Roman"/>
          <w:bCs/>
          <w:sz w:val="24"/>
          <w:szCs w:val="24"/>
        </w:rPr>
        <w:t>2026</w:t>
      </w:r>
    </w:p>
    <w:p w14:paraId="73E4AED3" w14:textId="77777777" w:rsidR="00571838" w:rsidRPr="003A7324" w:rsidRDefault="00571838"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(Sept 11, 2026). Beyond the Algorithm: Building Trustworthy, Fair, and Useful AI in Health and Higher Education. Invited speaker for spark talk  via zoom. Office of Artificial Intelligence Strategies, Innovation, and Success (OAISIS), Eastern Kentucky University, Richmond, KY, USA.</w:t>
      </w:r>
    </w:p>
    <w:p w14:paraId="2713C6C5" w14:textId="77777777" w:rsidR="00A5348F" w:rsidRPr="003A7324" w:rsidRDefault="00571838"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(September 11, 2026). Scalable Multi-Target AI/ML Systems for Public Health Surveillance, Precision Prediction, and Drug Discovery. Invited speaker,  Biostatistics and Data Science Seminar Series, Department of Biostatistics and Data Science, Celia Scott Weatherhead School of Public Health and Tropical Medicine at Tulane University, New Orleans, LA, USA.</w:t>
      </w:r>
    </w:p>
    <w:p w14:paraId="3CBD3F9F" w14:textId="77777777" w:rsidR="00607F12" w:rsidRPr="003A7324" w:rsidRDefault="00890658"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(August 13, 2026). Practical AI Applications Use in Disease Survelliance/Epedimilogy&amp; Immunization. Invited speaker. Louisiana Department of Health  Artificial Intelligence Sympossium, E. J. Ouso College of Business Executive Education, Louisiana State University , Baton Rogue, LA, USA.</w:t>
      </w:r>
    </w:p>
    <w:p w14:paraId="433E7840" w14:textId="77777777" w:rsidR="00713015" w:rsidRPr="003A7324" w:rsidRDefault="00713015"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b/>
          <w:bCs/>
          <w:sz w:val="24"/>
          <w:szCs w:val="24"/>
        </w:rPr>
        <w:lastRenderedPageBreak/>
        <w:t>Kakraba, S.</w:t>
      </w:r>
      <w:r w:rsidRPr="003A7324">
        <w:rPr>
          <w:rFonts w:ascii="Times New Roman" w:hAnsi="Times New Roman"/>
          <w:sz w:val="24"/>
          <w:szCs w:val="24"/>
        </w:rPr>
        <w:t xml:space="preserve"> (August 13, 2026). Practical AI Tools for Lousiana Department of Health Workers :Ethicial Implementation, Community Trust,and Workforce Efficiency. Invited Panelist. Louisiana Department of Health  Artificial Intelligence Sympossium, E. J. Ouso College of Business Executive Education, Louisiana State University , Baton Rogue, LA, USA.</w:t>
      </w:r>
    </w:p>
    <w:p w14:paraId="4E97FFA6" w14:textId="77777777" w:rsidR="00D11934" w:rsidRPr="003A7324" w:rsidRDefault="00A94E32"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Emma Darr, Edem K. Netsey, Samuel M. Naandam, Joseph Asante, Kuukua E. Abraham, Aayire C. Yadem, Gabriel Owusu, Jeffrey G. Shaffer, Sudesh K. Srivastav, Seydou Doumbia, Ellis Owusu-Dabo, Chris E. Morkle, Desmond Yemeh, Stephen Manortey, Ernest Yankson, Mamadou Sangare, </w:t>
      </w:r>
      <w:r w:rsidRPr="003A7324">
        <w:rPr>
          <w:rFonts w:ascii="Times New Roman" w:hAnsi="Times New Roman"/>
          <w:b/>
          <w:bCs/>
          <w:sz w:val="24"/>
          <w:szCs w:val="24"/>
        </w:rPr>
        <w:t>Samuel Kakraba</w:t>
      </w:r>
      <w:r w:rsidRPr="003A7324">
        <w:rPr>
          <w:rFonts w:ascii="Times New Roman" w:hAnsi="Times New Roman"/>
          <w:sz w:val="24"/>
          <w:szCs w:val="24"/>
        </w:rPr>
        <w:t xml:space="preserve"> (Spring 2026). Multiscale Predictive Modeling of SARS-CoV-2 Spike RBD Mutations: Structural and Functional Insights. Invited poster. Tulane Research, Innovation, &amp; Creativity Summit (TRICS) 2026, Tulane University, New Orleans, LA, USA.</w:t>
      </w:r>
      <w:r w:rsidRPr="003A7324">
        <w:rPr>
          <w:rFonts w:ascii="Times New Roman" w:hAnsi="Times New Roman"/>
          <w:sz w:val="24"/>
          <w:szCs w:val="24"/>
        </w:rPr>
        <w:br/>
        <w:t>Role: Senior mentor; supervised project design, modeling strategy, and abstract preparation.</w:t>
      </w:r>
    </w:p>
    <w:p w14:paraId="38375953" w14:textId="77777777" w:rsidR="00CF3D9F" w:rsidRPr="003A7324" w:rsidRDefault="00CF3D9F"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Samuel D. Assefa, Farhana Chaudhry, Edmund Agyemang, Daniela Candanedo, Bailey Taylor, Kevin Siliezar, Desmond Yemeh, </w:t>
      </w:r>
      <w:r w:rsidRPr="003A7324">
        <w:rPr>
          <w:rFonts w:ascii="Times New Roman" w:hAnsi="Times New Roman"/>
          <w:b/>
          <w:bCs/>
          <w:sz w:val="24"/>
          <w:szCs w:val="24"/>
        </w:rPr>
        <w:t xml:space="preserve">Samuel Kakraba </w:t>
      </w:r>
      <w:r w:rsidRPr="003A7324">
        <w:rPr>
          <w:rFonts w:ascii="Times New Roman" w:hAnsi="Times New Roman"/>
          <w:sz w:val="24"/>
          <w:szCs w:val="24"/>
        </w:rPr>
        <w:t>(Spring 2026). Machine Learning–Driven Survival Prediction and Risk Stratification in Heart Failure. Invited poster. Tulane Research, Innovation, &amp; Creativity Summit (TRICS) 2026, Tulane University, New Orleans, LA, USA.</w:t>
      </w:r>
      <w:r w:rsidRPr="003A7324">
        <w:rPr>
          <w:rFonts w:ascii="Times New Roman" w:hAnsi="Times New Roman"/>
          <w:sz w:val="24"/>
          <w:szCs w:val="24"/>
        </w:rPr>
        <w:br/>
        <w:t>Role: Senior mentor; guided ML pipeline development, feature engineering, and interpretation</w:t>
      </w:r>
    </w:p>
    <w:p w14:paraId="3E6A8CB6" w14:textId="77777777" w:rsidR="00D73DB1" w:rsidRPr="003A7324" w:rsidRDefault="00D73DB1"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Daniela Candanedo, Edmund Agyemang, Farhana Chaudhry, Taylor Franks, Bailey Taylor, Kevin Siliezar, </w:t>
      </w:r>
      <w:r w:rsidRPr="003A7324">
        <w:rPr>
          <w:rFonts w:ascii="Times New Roman" w:hAnsi="Times New Roman"/>
          <w:b/>
          <w:bCs/>
          <w:sz w:val="24"/>
          <w:szCs w:val="24"/>
        </w:rPr>
        <w:t xml:space="preserve">Samuel Kakraba </w:t>
      </w:r>
      <w:r w:rsidRPr="003A7324">
        <w:rPr>
          <w:rFonts w:ascii="Times New Roman" w:hAnsi="Times New Roman"/>
          <w:sz w:val="24"/>
          <w:szCs w:val="24"/>
        </w:rPr>
        <w:t>(Spring 2026). Explainable Machine Learning for Predicting Workplace Mental Health Treatment-Seeking. Invited poster. Tulane Research, Innovation, &amp; Creativity Summit (TRICS) 2026, Tulane University, New Orleans, LA, USA.</w:t>
      </w:r>
      <w:r w:rsidRPr="003A7324">
        <w:rPr>
          <w:rFonts w:ascii="Times New Roman" w:hAnsi="Times New Roman"/>
          <w:sz w:val="24"/>
          <w:szCs w:val="24"/>
        </w:rPr>
        <w:br/>
        <w:t>Role: Senior mentor; guided ML pipeline development, feature engineering, and interpretation.</w:t>
      </w:r>
    </w:p>
    <w:p w14:paraId="18A4E781" w14:textId="77777777" w:rsidR="00F96CE3" w:rsidRPr="003A7324" w:rsidRDefault="00F96CE3"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sz w:val="24"/>
          <w:szCs w:val="24"/>
        </w:rPr>
        <w:lastRenderedPageBreak/>
        <w:t xml:space="preserve">Adeshola Lawal, Bailey Taylor, </w:t>
      </w:r>
      <w:r w:rsidRPr="003A7324">
        <w:rPr>
          <w:rFonts w:ascii="Times New Roman" w:hAnsi="Times New Roman"/>
          <w:b/>
          <w:bCs/>
          <w:sz w:val="24"/>
          <w:szCs w:val="24"/>
        </w:rPr>
        <w:t xml:space="preserve">Samuel Kakraba </w:t>
      </w:r>
      <w:r w:rsidRPr="003A7324">
        <w:rPr>
          <w:rFonts w:ascii="Times New Roman" w:hAnsi="Times New Roman"/>
          <w:sz w:val="24"/>
          <w:szCs w:val="24"/>
        </w:rPr>
        <w:t>(Spring 2026). Explainable Machine Learning for Improved Thyroid Cancer Recurrence Risk Stratification. Invited poster. Tulane Research, Innovation, &amp; Creativity Summit (TRICS) 2026, Tulane University, New Orleans, LA, USA.</w:t>
      </w:r>
      <w:r w:rsidRPr="003A7324">
        <w:rPr>
          <w:rFonts w:ascii="Times New Roman" w:hAnsi="Times New Roman"/>
          <w:sz w:val="24"/>
          <w:szCs w:val="24"/>
        </w:rPr>
        <w:br/>
        <w:t>Role: Senior mentor; guided ML pipeline development, feature engineering, and interpretation.</w:t>
      </w:r>
    </w:p>
    <w:p w14:paraId="0951FAFC" w14:textId="77777777" w:rsidR="00E86081" w:rsidRPr="003A7324" w:rsidRDefault="00E86081"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Desmond Yemeh, </w:t>
      </w:r>
      <w:r w:rsidRPr="003A7324">
        <w:rPr>
          <w:rFonts w:ascii="Times New Roman" w:hAnsi="Times New Roman"/>
          <w:b/>
          <w:bCs/>
          <w:sz w:val="24"/>
          <w:szCs w:val="24"/>
        </w:rPr>
        <w:t>Samuel Kakraba</w:t>
      </w:r>
      <w:r w:rsidRPr="003A7324">
        <w:rPr>
          <w:rFonts w:ascii="Times New Roman" w:hAnsi="Times New Roman"/>
          <w:sz w:val="24"/>
          <w:szCs w:val="24"/>
        </w:rPr>
        <w:t>, Srinivas Ayyadevara, Aayire Yadem Clement, Kuukua E. Abraham, Cesar M. Compadre, Robert J. Shmookler Reis (Spring 2026). Machine Learning-Enhanced Quantitative Structure-Activity Relationship Modeling for DNA Polymerase Inhibitor Discovery: Algorithm Development and Validation. Invited poster. Tulane Research, Innovation, &amp; Creativity Summit (TRICS) 2026, Tulane University, New Orleans, LA, USA.</w:t>
      </w:r>
      <w:r w:rsidRPr="003A7324">
        <w:rPr>
          <w:rFonts w:ascii="Times New Roman" w:hAnsi="Times New Roman"/>
          <w:sz w:val="24"/>
          <w:szCs w:val="24"/>
        </w:rPr>
        <w:br/>
        <w:t>Role: Senior mentor; oversaw study design, data analysis, and clinical interpretation.</w:t>
      </w:r>
    </w:p>
    <w:p w14:paraId="29165516" w14:textId="77777777" w:rsidR="00E506D1" w:rsidRPr="003A7324" w:rsidRDefault="00E506D1"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Edmund Fosu Agyemang, Han Wenzheng, Sudesh Srivastav, Jeffrey Shaffer, </w:t>
      </w:r>
      <w:r w:rsidRPr="003A7324">
        <w:rPr>
          <w:rFonts w:ascii="Times New Roman" w:hAnsi="Times New Roman"/>
          <w:b/>
          <w:bCs/>
          <w:sz w:val="24"/>
          <w:szCs w:val="24"/>
        </w:rPr>
        <w:t xml:space="preserve">Samuel Kakraba </w:t>
      </w:r>
      <w:r w:rsidRPr="003A7324">
        <w:rPr>
          <w:rFonts w:ascii="Times New Roman" w:hAnsi="Times New Roman"/>
          <w:sz w:val="24"/>
          <w:szCs w:val="24"/>
        </w:rPr>
        <w:t>(Spring 2026). Design and evaluation of an ai-enhanced multi-model R shiny application for predictive analytics in Alzheimer’s disease. Invited poster. Tulane Research, Innovation, &amp; Creativity Summit (TRICS) 2026, Tulane University, New Orleans, LA, USA.</w:t>
      </w:r>
      <w:r w:rsidRPr="003A7324">
        <w:rPr>
          <w:rFonts w:ascii="Times New Roman" w:hAnsi="Times New Roman"/>
          <w:sz w:val="24"/>
          <w:szCs w:val="24"/>
        </w:rPr>
        <w:br/>
        <w:t>Role: Senior mentor; oversaw study design, data analysis, and clinical interpretation.</w:t>
      </w:r>
    </w:p>
    <w:p w14:paraId="58CB0807" w14:textId="77777777" w:rsidR="00D11934" w:rsidRPr="003A7324" w:rsidRDefault="00106836"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Daniela Candanedo, Edmund Agyemang, Farhana Chaudhry, Taylor Franks, Bailey Taylor, Kevin Siliezar, </w:t>
      </w:r>
      <w:r w:rsidRPr="003A7324">
        <w:rPr>
          <w:rFonts w:ascii="Times New Roman" w:hAnsi="Times New Roman"/>
          <w:b/>
          <w:bCs/>
          <w:sz w:val="24"/>
          <w:szCs w:val="24"/>
        </w:rPr>
        <w:t xml:space="preserve">Samuel Kakraba </w:t>
      </w:r>
      <w:r w:rsidRPr="003A7324">
        <w:rPr>
          <w:rFonts w:ascii="Times New Roman" w:hAnsi="Times New Roman"/>
          <w:sz w:val="24"/>
          <w:szCs w:val="24"/>
        </w:rPr>
        <w:t>(Spring 2026). Leveraging Machine Learning Algorithms and Explainable AI for Predicting Mental Health Disorder Treatment at the Workplace. Invited poster. Tulane Research, Innovation, &amp; Creativity Summit (TRICS) 2026, Tulane University, New Orleans, LA, USA.</w:t>
      </w:r>
      <w:r w:rsidRPr="003A7324">
        <w:rPr>
          <w:rFonts w:ascii="Times New Roman" w:hAnsi="Times New Roman"/>
          <w:sz w:val="24"/>
          <w:szCs w:val="24"/>
        </w:rPr>
        <w:br/>
        <w:t>Role: Senior mentor; supervised model selection, XAI methods, and narrative framing.</w:t>
      </w:r>
    </w:p>
    <w:p w14:paraId="7FFFE8FA" w14:textId="77777777" w:rsidR="00D11934" w:rsidRPr="003A7324" w:rsidRDefault="001A11D4"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Subashini Muthaiah, Edmund F. Agyemang, </w:t>
      </w:r>
      <w:r w:rsidRPr="003A7324">
        <w:rPr>
          <w:rFonts w:ascii="Times New Roman" w:hAnsi="Times New Roman"/>
          <w:b/>
          <w:bCs/>
          <w:sz w:val="24"/>
          <w:szCs w:val="24"/>
        </w:rPr>
        <w:t xml:space="preserve">Samuel Kakraba </w:t>
      </w:r>
      <w:r w:rsidRPr="003A7324">
        <w:rPr>
          <w:rFonts w:ascii="Times New Roman" w:hAnsi="Times New Roman"/>
          <w:sz w:val="24"/>
          <w:szCs w:val="24"/>
        </w:rPr>
        <w:t>(Spring 2026).</w:t>
      </w:r>
      <w:r w:rsidRPr="003A7324">
        <w:rPr>
          <w:rFonts w:ascii="Times New Roman" w:hAnsi="Times New Roman"/>
          <w:b/>
          <w:bCs/>
          <w:sz w:val="24"/>
          <w:szCs w:val="24"/>
        </w:rPr>
        <w:t xml:space="preserve"> </w:t>
      </w:r>
      <w:r w:rsidRPr="003A7324">
        <w:rPr>
          <w:rFonts w:ascii="Times New Roman" w:hAnsi="Times New Roman"/>
          <w:sz w:val="24"/>
          <w:szCs w:val="24"/>
        </w:rPr>
        <w:t>Near-Perfect Survival Prediction in Pancreatic Cancer with Ensemble Machine Learning: Evidence from a SEER-Based African American Cohort. Invited poster, Tulane Research, Innovation, &amp; Creativity Summit (TRICS) 2026, Tulane University, New Orleans, LA, USA.</w:t>
      </w:r>
      <w:r w:rsidRPr="003A7324">
        <w:rPr>
          <w:rFonts w:ascii="Times New Roman" w:hAnsi="Times New Roman"/>
          <w:sz w:val="24"/>
          <w:szCs w:val="24"/>
        </w:rPr>
        <w:br/>
        <w:t>Role: Senior mentor; oversaw ensemble modeling framework and equity-focused interpretation.</w:t>
      </w:r>
    </w:p>
    <w:p w14:paraId="1799C95E" w14:textId="77777777" w:rsidR="00D11934" w:rsidRPr="003A7324" w:rsidRDefault="000830FC" w:rsidP="003A7324">
      <w:pPr>
        <w:pStyle w:val="CVListItem"/>
        <w:numPr>
          <w:ilvl w:val="0"/>
          <w:numId w:val="8"/>
        </w:numPr>
        <w:spacing w:line="360" w:lineRule="auto"/>
        <w:ind w:left="432" w:hanging="432"/>
        <w:rPr>
          <w:rFonts w:ascii="Times New Roman" w:hAnsi="Times New Roman"/>
          <w:sz w:val="24"/>
          <w:szCs w:val="24"/>
        </w:rPr>
      </w:pPr>
      <w:r w:rsidRPr="003A7324">
        <w:rPr>
          <w:rFonts w:ascii="Times New Roman" w:hAnsi="Times New Roman"/>
          <w:sz w:val="24"/>
          <w:szCs w:val="24"/>
        </w:rPr>
        <w:lastRenderedPageBreak/>
        <w:t xml:space="preserve">Ema Akter , Zhengxiao Yang , Hao Zhou , Sudesh Srivastav , Jeffrey G. Shaffer , Kuukua E. Abraham , Samuel M. Naandam , and </w:t>
      </w:r>
      <w:r w:rsidRPr="003A7324">
        <w:rPr>
          <w:rFonts w:ascii="Times New Roman" w:hAnsi="Times New Roman"/>
          <w:b/>
          <w:bCs/>
          <w:sz w:val="24"/>
          <w:szCs w:val="24"/>
        </w:rPr>
        <w:t xml:space="preserve">Samuel Kakraba </w:t>
      </w:r>
      <w:r w:rsidRPr="003A7324">
        <w:rPr>
          <w:rFonts w:ascii="Times New Roman" w:hAnsi="Times New Roman"/>
          <w:sz w:val="24"/>
          <w:szCs w:val="24"/>
        </w:rPr>
        <w:t>(Spring 2026). A Comparative Analysis of Data Aggregation Approaches for Parkinson’s Disease Prediction Using Multi-Recording Voice Data and an Automated Artificial Intelligence Pipeline. Invited  poster. Tulane Research, Innovation, &amp; Creativity Summit (TRICS) 2026, Tulane University, New Orleans, LA, USA.</w:t>
      </w:r>
      <w:r w:rsidRPr="003A7324">
        <w:rPr>
          <w:rFonts w:ascii="Times New Roman" w:hAnsi="Times New Roman"/>
          <w:sz w:val="24"/>
          <w:szCs w:val="24"/>
        </w:rPr>
        <w:br/>
        <w:t>Role: Senior mentor; supervised comparative study design and pipeline implementation.</w:t>
      </w:r>
    </w:p>
    <w:p w14:paraId="01CEC915" w14:textId="77777777" w:rsidR="00F942C6" w:rsidRPr="003A7324" w:rsidRDefault="00D11934" w:rsidP="003A7324">
      <w:pPr>
        <w:pStyle w:val="CVYear"/>
        <w:spacing w:line="360" w:lineRule="auto"/>
        <w:rPr>
          <w:rFonts w:ascii="Times New Roman" w:hAnsi="Times New Roman"/>
          <w:sz w:val="24"/>
          <w:szCs w:val="24"/>
        </w:rPr>
      </w:pPr>
      <w:r w:rsidRPr="003A7324">
        <w:rPr>
          <w:rFonts w:ascii="Times New Roman" w:hAnsi="Times New Roman"/>
          <w:sz w:val="24"/>
          <w:szCs w:val="24"/>
        </w:rPr>
        <w:t>2025</w:t>
      </w:r>
    </w:p>
    <w:p w14:paraId="7504EB5D" w14:textId="77777777" w:rsidR="00D11934" w:rsidRPr="003A7324" w:rsidRDefault="00F942C6"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t xml:space="preserve">Kakraba, S. </w:t>
      </w:r>
      <w:r w:rsidRPr="003A7324">
        <w:rPr>
          <w:rFonts w:ascii="Times New Roman" w:hAnsi="Times New Roman"/>
          <w:sz w:val="24"/>
          <w:szCs w:val="24"/>
        </w:rPr>
        <w:t>(Fall 2025). Harnessing Artificial Intelligence for Faster Drug Discovery.               Keynote speaker. 11th Biennial Scientific Conference, KNUST, Kumasi, Ghana.</w:t>
      </w:r>
    </w:p>
    <w:p w14:paraId="58C64C97"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(Fall 2025). Design and Implementation of Scalable and Equitable AI/ML Workflows for Population-Health Measurement and Disease Diagnostics to Improve Public Health Outcomes in Low-Resource Settings. Invited speaker. AI Research Symposium: Demystifying AI in Public Health, Tulane University, New Orleans, LA, USA.</w:t>
      </w:r>
    </w:p>
    <w:p w14:paraId="4A752CB9"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(Fall 2025). Opportunities with AI/ML in Public Health. Invited speaker. AI Research Symposium: Demystifying AI in Public Health, Tulane University, New Orleans, LA, USA.</w:t>
      </w:r>
    </w:p>
    <w:p w14:paraId="0C419651"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Agyemang, E., Wenzheng, H., Srivastav, S., Shaffer, J., </w:t>
      </w:r>
      <w:r w:rsidRPr="003A7324">
        <w:rPr>
          <w:rFonts w:ascii="Times New Roman" w:hAnsi="Times New Roman"/>
          <w:b/>
          <w:bCs/>
          <w:sz w:val="24"/>
          <w:szCs w:val="24"/>
        </w:rPr>
        <w:t>Kakraba, S.</w:t>
      </w:r>
      <w:r w:rsidRPr="003A7324">
        <w:rPr>
          <w:rFonts w:ascii="Times New Roman" w:hAnsi="Times New Roman"/>
          <w:sz w:val="24"/>
          <w:szCs w:val="24"/>
        </w:rPr>
        <w:t xml:space="preserve"> (Fall 2025). AI-Enhanced Multi-Algorithm R Shiny App for Predictive Modeling and Analytics. Invited poster. AI Research Symposium, Tulane University, New Orleans, LA, USA.</w:t>
      </w:r>
      <w:r w:rsidRPr="003A7324">
        <w:rPr>
          <w:rFonts w:ascii="Times New Roman" w:hAnsi="Times New Roman"/>
          <w:sz w:val="24"/>
          <w:szCs w:val="24"/>
        </w:rPr>
        <w:br/>
        <w:t xml:space="preserve">Role: Senior mentor; </w:t>
      </w:r>
      <w:proofErr w:type="gramStart"/>
      <w:r w:rsidRPr="003A7324">
        <w:rPr>
          <w:rFonts w:ascii="Times New Roman" w:hAnsi="Times New Roman"/>
          <w:sz w:val="24"/>
          <w:szCs w:val="24"/>
        </w:rPr>
        <w:t>led</w:t>
      </w:r>
      <w:proofErr w:type="gramEnd"/>
      <w:r w:rsidRPr="003A7324">
        <w:rPr>
          <w:rFonts w:ascii="Times New Roman" w:hAnsi="Times New Roman"/>
          <w:sz w:val="24"/>
          <w:szCs w:val="24"/>
        </w:rPr>
        <w:t xml:space="preserve"> concept, methods, and poster development.</w:t>
      </w:r>
    </w:p>
    <w:p w14:paraId="4B30647C"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Akter, E., Yang, Z., Zhou, H., Srivastav, S., Shaffer, J.G., Abraham, K.E., Naandam, S.M., </w:t>
      </w:r>
      <w:r w:rsidRPr="003A7324">
        <w:rPr>
          <w:rFonts w:ascii="Times New Roman" w:hAnsi="Times New Roman"/>
          <w:b/>
          <w:bCs/>
          <w:sz w:val="24"/>
          <w:szCs w:val="24"/>
        </w:rPr>
        <w:t xml:space="preserve">Kakraba, S. </w:t>
      </w:r>
      <w:r w:rsidRPr="003A7324">
        <w:rPr>
          <w:rFonts w:ascii="Times New Roman" w:hAnsi="Times New Roman"/>
          <w:sz w:val="24"/>
          <w:szCs w:val="24"/>
        </w:rPr>
        <w:t>(Fall 2025). Optimizing Parkinson’s Disease Prediction. Invited poster. AI Research Symposium, Tulane University, New Orleans, LA, USA.</w:t>
      </w:r>
      <w:r w:rsidRPr="003A7324">
        <w:rPr>
          <w:rFonts w:ascii="Times New Roman" w:hAnsi="Times New Roman"/>
          <w:sz w:val="24"/>
          <w:szCs w:val="24"/>
        </w:rPr>
        <w:br/>
        <w:t>Role: Senior mentor; supervised modeling approach and results communication.</w:t>
      </w:r>
    </w:p>
    <w:p w14:paraId="1A8BD8B1"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Yemeh, D., </w:t>
      </w:r>
      <w:r w:rsidRPr="003A7324">
        <w:rPr>
          <w:rFonts w:ascii="Times New Roman" w:hAnsi="Times New Roman"/>
          <w:b/>
          <w:bCs/>
          <w:sz w:val="24"/>
          <w:szCs w:val="24"/>
        </w:rPr>
        <w:t>Kakraba, S.</w:t>
      </w:r>
      <w:r w:rsidRPr="003A7324">
        <w:rPr>
          <w:rFonts w:ascii="Times New Roman" w:hAnsi="Times New Roman"/>
          <w:sz w:val="24"/>
          <w:szCs w:val="24"/>
        </w:rPr>
        <w:t>, et al. (Fall 2025). Discovery of DNA Polymerase Inhibitors: ML-Enhanced QSAR Modeling Approach. Poster. AI Research Symposium, Tulane University, New Orleans, LA, USA.</w:t>
      </w:r>
      <w:r w:rsidRPr="003A7324">
        <w:rPr>
          <w:rFonts w:ascii="Times New Roman" w:hAnsi="Times New Roman"/>
          <w:sz w:val="24"/>
          <w:szCs w:val="24"/>
        </w:rPr>
        <w:br/>
        <w:t>Role: Senior mentor; guided QSAR design and interpretation.</w:t>
      </w:r>
    </w:p>
    <w:p w14:paraId="0204CA82"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sz w:val="24"/>
          <w:szCs w:val="24"/>
        </w:rPr>
        <w:lastRenderedPageBreak/>
        <w:t xml:space="preserve">Sivebukola, I.O., </w:t>
      </w:r>
      <w:r w:rsidRPr="003A7324">
        <w:rPr>
          <w:rFonts w:ascii="Times New Roman" w:hAnsi="Times New Roman"/>
          <w:b/>
          <w:bCs/>
          <w:sz w:val="24"/>
          <w:szCs w:val="24"/>
        </w:rPr>
        <w:t>Kakraba, S.</w:t>
      </w:r>
      <w:r w:rsidRPr="003A7324">
        <w:rPr>
          <w:rFonts w:ascii="Times New Roman" w:hAnsi="Times New Roman"/>
          <w:sz w:val="24"/>
          <w:szCs w:val="24"/>
        </w:rPr>
        <w:t>, Shmookler Reis, R.J. (Fall 2025). Accelerating Discovery of Leukemia Inhibitors with AI-Driven QSAR Modeling. Invited poster. AI Research Symposium, Tulane University, New Orleans, LA, USA.</w:t>
      </w:r>
      <w:r w:rsidRPr="003A7324">
        <w:rPr>
          <w:rFonts w:ascii="Times New Roman" w:hAnsi="Times New Roman"/>
          <w:sz w:val="24"/>
          <w:szCs w:val="24"/>
        </w:rPr>
        <w:br/>
        <w:t>Role: Senior mentor; supervised project scope and presentation.</w:t>
      </w:r>
    </w:p>
    <w:p w14:paraId="0CD9864A"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Taylor, B., </w:t>
      </w:r>
      <w:r w:rsidRPr="003A7324">
        <w:rPr>
          <w:rFonts w:ascii="Times New Roman" w:hAnsi="Times New Roman"/>
          <w:b/>
          <w:bCs/>
          <w:sz w:val="24"/>
          <w:szCs w:val="24"/>
        </w:rPr>
        <w:t>Kakraba, S.</w:t>
      </w:r>
      <w:r w:rsidRPr="003A7324">
        <w:rPr>
          <w:rFonts w:ascii="Times New Roman" w:hAnsi="Times New Roman"/>
          <w:sz w:val="24"/>
          <w:szCs w:val="24"/>
        </w:rPr>
        <w:t xml:space="preserve"> (Fall 2025). Enhancing Thyroid Cancer Recurrence Risk Stratification with Explainable Machine Learning. Invited poster. AI Research Symposium, Tulane University, New Orleans, LA, USA.</w:t>
      </w:r>
      <w:r w:rsidRPr="003A7324">
        <w:rPr>
          <w:rFonts w:ascii="Times New Roman" w:hAnsi="Times New Roman"/>
          <w:sz w:val="24"/>
          <w:szCs w:val="24"/>
        </w:rPr>
        <w:br/>
        <w:t>Role: Senior mentor; guided XAI methods and clinical messaging.</w:t>
      </w:r>
    </w:p>
    <w:p w14:paraId="10018D0B"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Owusu, G., Netsey, E.K., et al., </w:t>
      </w:r>
      <w:r w:rsidRPr="003A7324">
        <w:rPr>
          <w:rFonts w:ascii="Times New Roman" w:hAnsi="Times New Roman"/>
          <w:b/>
          <w:bCs/>
          <w:sz w:val="24"/>
          <w:szCs w:val="24"/>
        </w:rPr>
        <w:t>Kakraba, S.</w:t>
      </w:r>
      <w:r w:rsidRPr="003A7324">
        <w:rPr>
          <w:rFonts w:ascii="Times New Roman" w:hAnsi="Times New Roman"/>
          <w:sz w:val="24"/>
          <w:szCs w:val="24"/>
        </w:rPr>
        <w:t xml:space="preserve"> (Fall 2025). Structural and Functional Impacts of SARS-CoV-2 Spike Protein Mutations. Invited poster. AI Research Symposium, Tulane University, New Orleans, LA, USA.</w:t>
      </w:r>
      <w:r w:rsidRPr="003A7324">
        <w:rPr>
          <w:rFonts w:ascii="Times New Roman" w:hAnsi="Times New Roman"/>
          <w:sz w:val="24"/>
          <w:szCs w:val="24"/>
        </w:rPr>
        <w:br/>
        <w:t>Role: Senior mentor; oversaw analytic design and visualization.</w:t>
      </w:r>
    </w:p>
    <w:p w14:paraId="268CA665"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Candanedo, D., Agyemang, E., Chaudhry, F., Franks, T., Taylor, B., Siliezar, K., </w:t>
      </w:r>
      <w:r w:rsidRPr="003A7324">
        <w:rPr>
          <w:rFonts w:ascii="Times New Roman" w:hAnsi="Times New Roman"/>
          <w:b/>
          <w:bCs/>
          <w:sz w:val="24"/>
          <w:szCs w:val="24"/>
        </w:rPr>
        <w:t>Kakraba, S.</w:t>
      </w:r>
      <w:r w:rsidRPr="003A7324">
        <w:rPr>
          <w:rFonts w:ascii="Times New Roman" w:hAnsi="Times New Roman"/>
          <w:sz w:val="24"/>
          <w:szCs w:val="24"/>
        </w:rPr>
        <w:t xml:space="preserve"> (Fall 2025). Leveraging ML and Explainable AI for Predicting Mental Health Disorder Treatment at the Workplace. Invited poster. AI Research Symposium, Tulane University, New Orleans, LA, USA.</w:t>
      </w:r>
      <w:r w:rsidRPr="003A7324">
        <w:rPr>
          <w:rFonts w:ascii="Times New Roman" w:hAnsi="Times New Roman"/>
          <w:sz w:val="24"/>
          <w:szCs w:val="24"/>
        </w:rPr>
        <w:br/>
        <w:t>Role: Senior mentor; supervised ML modeling and explainability framework.</w:t>
      </w:r>
    </w:p>
    <w:p w14:paraId="7CD83F40"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Taylor, F., </w:t>
      </w:r>
      <w:r w:rsidRPr="003A7324">
        <w:rPr>
          <w:rFonts w:ascii="Times New Roman" w:hAnsi="Times New Roman"/>
          <w:b/>
          <w:bCs/>
          <w:sz w:val="24"/>
          <w:szCs w:val="24"/>
        </w:rPr>
        <w:t>Kakraba, S.</w:t>
      </w:r>
      <w:r w:rsidRPr="003A7324">
        <w:rPr>
          <w:rFonts w:ascii="Times New Roman" w:hAnsi="Times New Roman"/>
          <w:sz w:val="24"/>
          <w:szCs w:val="24"/>
        </w:rPr>
        <w:t xml:space="preserve"> (Fall 2025). Enhancing Early Detection of Cervical Cancer: ML Prediction of Biopsy Outcomes. Invited poster. AI Research Symposium, Tulane University, New Orleans, LA, USA.</w:t>
      </w:r>
      <w:r w:rsidRPr="003A7324">
        <w:rPr>
          <w:rFonts w:ascii="Times New Roman" w:hAnsi="Times New Roman"/>
          <w:sz w:val="24"/>
          <w:szCs w:val="24"/>
        </w:rPr>
        <w:br/>
        <w:t>Role: Senior mentor; guided model development and evaluation.</w:t>
      </w:r>
    </w:p>
    <w:p w14:paraId="0EFF788C"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Chaudhry, F.S., </w:t>
      </w:r>
      <w:r w:rsidRPr="003A7324">
        <w:rPr>
          <w:rFonts w:ascii="Times New Roman" w:hAnsi="Times New Roman"/>
          <w:b/>
          <w:bCs/>
          <w:sz w:val="24"/>
          <w:szCs w:val="24"/>
        </w:rPr>
        <w:t>Kakraba, S.</w:t>
      </w:r>
      <w:r w:rsidRPr="003A7324">
        <w:rPr>
          <w:rFonts w:ascii="Times New Roman" w:hAnsi="Times New Roman"/>
          <w:sz w:val="24"/>
          <w:szCs w:val="24"/>
        </w:rPr>
        <w:t xml:space="preserve"> (Fall 2025). Harnessing ML and Model Interpretability for Survival Prediction in Heart Failure Patients. Invited poster. AI Research Symposium, Tulane University, New Orleans, LA, USA.</w:t>
      </w:r>
      <w:r w:rsidRPr="003A7324">
        <w:rPr>
          <w:rFonts w:ascii="Times New Roman" w:hAnsi="Times New Roman"/>
          <w:sz w:val="24"/>
          <w:szCs w:val="24"/>
        </w:rPr>
        <w:br/>
        <w:t>Role: Senior mentor; supervised survival modeling and XAI analyses.</w:t>
      </w:r>
    </w:p>
    <w:p w14:paraId="79C03925"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(Fall 2025). Improving Student Visa Outcomes Before and After 214(b) Denials. Invited speaker. Graduate Admissions, Celia Scott Weatherhead School of Public Health and Tropical Medicine, Tulane University, New Orleans, LA, USA.</w:t>
      </w:r>
    </w:p>
    <w:p w14:paraId="5E5D39AD"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(2025, July 15). Global Health Initiatives: University of Ghana Meets Tulane University. Invited panelist. University of Ghana, Accra, Ghana.</w:t>
      </w:r>
    </w:p>
    <w:p w14:paraId="397A77CB"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lastRenderedPageBreak/>
        <w:t>Kakraba, S.</w:t>
      </w:r>
      <w:r w:rsidRPr="003A7324">
        <w:rPr>
          <w:rFonts w:ascii="Times New Roman" w:hAnsi="Times New Roman"/>
          <w:sz w:val="24"/>
          <w:szCs w:val="24"/>
        </w:rPr>
        <w:t xml:space="preserve"> (2025, July 14). Shaping the Future of Global Health: University of Cape Coast Meets Tulane University. Invited panelist. University of Cape Coast, Cape Coast, Ghana.</w:t>
      </w:r>
    </w:p>
    <w:p w14:paraId="2A526756"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(2025, July 11). Data Science as Powerful Transformational Tool for Enhanced Health Outcomes. Invited speaker. School of Physical Sciences, University of Cape Coast, Cape Coast, Ghana.</w:t>
      </w:r>
    </w:p>
    <w:p w14:paraId="365317BF"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(2025, July 10). Global Health Initiatives: Kwame Nkrumah University of Science and Technology Meets Tulane University. Invited panelist. Kwame , Kumasi, Ghana.</w:t>
      </w:r>
    </w:p>
    <w:p w14:paraId="2CC2DB7F"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(2025, July 8). Future of Global Public Health Research and Practice. Invited panelist. Ensign Global University, Kpong, Ghana.</w:t>
      </w:r>
    </w:p>
    <w:p w14:paraId="4A6B5A32"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(2025, April 10). Harnessing AI to Revolutionize Diagnostics and Drug Discovery for Neurodegenerative and Other Diseases. Invited lightning talk. 3rd Annual TRICS, Tulane University, New Orleans, LA, USA.</w:t>
      </w:r>
    </w:p>
    <w:p w14:paraId="13701FCF"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(2025, April 9). Harnessing AI to Revolutionize Diagnostics and Drug Discovery. Invited poster. 3rd Annual TRICS, Tulane University, New Orleans, LA, USA.</w:t>
      </w:r>
    </w:p>
    <w:p w14:paraId="4F811467" w14:textId="77777777" w:rsidR="00D11934" w:rsidRPr="003A7324" w:rsidRDefault="00D11934" w:rsidP="003A7324">
      <w:pPr>
        <w:pStyle w:val="CVListItem"/>
        <w:numPr>
          <w:ilvl w:val="0"/>
          <w:numId w:val="9"/>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(2025, April 4). Revolutionizing Public Health: Predictive AI-Enhanced Workflows. Invited webinar. Ensign Global University, Kpong, Ghana.</w:t>
      </w:r>
    </w:p>
    <w:p w14:paraId="25F882D8" w14:textId="77777777" w:rsidR="0041465E" w:rsidRPr="003A7324" w:rsidRDefault="00DB79AB" w:rsidP="003A7324">
      <w:pPr>
        <w:pStyle w:val="CVYear"/>
        <w:spacing w:line="360" w:lineRule="auto"/>
        <w:rPr>
          <w:rFonts w:ascii="Times New Roman" w:hAnsi="Times New Roman"/>
          <w:sz w:val="24"/>
          <w:szCs w:val="24"/>
        </w:rPr>
      </w:pPr>
      <w:r w:rsidRPr="003A7324">
        <w:rPr>
          <w:rFonts w:ascii="Times New Roman" w:hAnsi="Times New Roman"/>
          <w:sz w:val="24"/>
          <w:szCs w:val="24"/>
        </w:rPr>
        <w:t>2024</w:t>
      </w:r>
    </w:p>
    <w:p w14:paraId="49C060A0" w14:textId="77777777" w:rsidR="00D11934" w:rsidRPr="003A7324" w:rsidRDefault="00D11934" w:rsidP="003A7324">
      <w:pPr>
        <w:pStyle w:val="CVListItem"/>
        <w:spacing w:line="360" w:lineRule="auto"/>
        <w:rPr>
          <w:rFonts w:ascii="Times New Roman" w:hAnsi="Times New Roman"/>
          <w:sz w:val="24"/>
          <w:szCs w:val="24"/>
        </w:rPr>
      </w:pPr>
      <w:r w:rsidRPr="003A7324">
        <w:rPr>
          <w:rFonts w:ascii="Times New Roman" w:hAnsi="Times New Roman"/>
          <w:sz w:val="24"/>
          <w:szCs w:val="24"/>
        </w:rPr>
        <w:t>32.</w:t>
      </w:r>
      <w:r w:rsidRPr="003A7324">
        <w:rPr>
          <w:rFonts w:ascii="Times New Roman" w:hAnsi="Times New Roman"/>
          <w:sz w:val="24"/>
          <w:szCs w:val="24"/>
        </w:rPr>
        <w:tab/>
      </w:r>
      <w:r w:rsidRPr="003A7324">
        <w:rPr>
          <w:rFonts w:ascii="Times New Roman" w:hAnsi="Times New Roman"/>
          <w:b/>
          <w:bCs/>
          <w:sz w:val="24"/>
          <w:szCs w:val="24"/>
        </w:rPr>
        <w:t xml:space="preserve">Kakraba, S. </w:t>
      </w:r>
      <w:r w:rsidRPr="003A7324">
        <w:rPr>
          <w:rFonts w:ascii="Times New Roman" w:hAnsi="Times New Roman"/>
          <w:sz w:val="24"/>
          <w:szCs w:val="24"/>
        </w:rPr>
        <w:t>(2024, December 2). Harnessing AI for Enhanced Health Outcomes.Invited speaker. Medical Grand Rounds, Tulane School of Medicine, New Orleans, LA, USA.</w:t>
      </w:r>
    </w:p>
    <w:p w14:paraId="7447B0E4" w14:textId="77777777" w:rsidR="00D11934" w:rsidRPr="003A7324" w:rsidRDefault="00D11934" w:rsidP="003A7324">
      <w:pPr>
        <w:pStyle w:val="CVListItem"/>
        <w:numPr>
          <w:ilvl w:val="0"/>
          <w:numId w:val="10"/>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xml:space="preserve"> (2024, November 13). Design and Implementation of AI-Powered Pipelines for Predictive Modeling. Invited speaker. Public Health Discovery Seminar Series, Tulane University, New Orleans, LA, USA.</w:t>
      </w:r>
    </w:p>
    <w:p w14:paraId="7D5A01B4" w14:textId="77777777" w:rsidR="00D11934" w:rsidRPr="003A7324" w:rsidRDefault="00D11934" w:rsidP="003A7324">
      <w:pPr>
        <w:pStyle w:val="CVListItem"/>
        <w:numPr>
          <w:ilvl w:val="0"/>
          <w:numId w:val="10"/>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Abraham, E.K., </w:t>
      </w:r>
      <w:r w:rsidRPr="003A7324">
        <w:rPr>
          <w:rFonts w:ascii="Times New Roman" w:hAnsi="Times New Roman"/>
          <w:b/>
          <w:bCs/>
          <w:sz w:val="24"/>
          <w:szCs w:val="24"/>
        </w:rPr>
        <w:t>Kakraba, S.</w:t>
      </w:r>
      <w:r w:rsidRPr="003A7324">
        <w:rPr>
          <w:rFonts w:ascii="Times New Roman" w:hAnsi="Times New Roman"/>
          <w:sz w:val="24"/>
          <w:szCs w:val="24"/>
        </w:rPr>
        <w:t>, et al. (2024, June). Identifying and Designing Better DNA Polymerase Inhibitors Using ML-Oriented QSAR. Invited poster. 10th Drug Discovery Colloquium (DDC)/MALTO, University of Arkansas for Medical Sciences, Little Rock, AR, USA.</w:t>
      </w:r>
    </w:p>
    <w:p w14:paraId="01003F5F" w14:textId="77777777" w:rsidR="00D11934" w:rsidRPr="003A7324" w:rsidRDefault="00D11934" w:rsidP="003A7324">
      <w:pPr>
        <w:pStyle w:val="CVListItem"/>
        <w:numPr>
          <w:ilvl w:val="0"/>
          <w:numId w:val="10"/>
        </w:numPr>
        <w:spacing w:line="360" w:lineRule="auto"/>
        <w:ind w:left="432" w:hanging="432"/>
        <w:rPr>
          <w:rFonts w:ascii="Times New Roman" w:hAnsi="Times New Roman"/>
          <w:sz w:val="24"/>
          <w:szCs w:val="24"/>
        </w:rPr>
      </w:pPr>
      <w:r w:rsidRPr="003A7324">
        <w:rPr>
          <w:rFonts w:ascii="Times New Roman" w:hAnsi="Times New Roman"/>
          <w:sz w:val="24"/>
          <w:szCs w:val="24"/>
        </w:rPr>
        <w:lastRenderedPageBreak/>
        <w:t xml:space="preserve">Zhou, H., </w:t>
      </w:r>
      <w:r w:rsidRPr="003A7324">
        <w:rPr>
          <w:rFonts w:ascii="Times New Roman" w:hAnsi="Times New Roman"/>
          <w:b/>
          <w:bCs/>
          <w:sz w:val="24"/>
          <w:szCs w:val="24"/>
        </w:rPr>
        <w:t>Kakraba, S.</w:t>
      </w:r>
      <w:r w:rsidRPr="003A7324">
        <w:rPr>
          <w:rFonts w:ascii="Times New Roman" w:hAnsi="Times New Roman"/>
          <w:sz w:val="24"/>
          <w:szCs w:val="24"/>
        </w:rPr>
        <w:t>, et al. (2024, June). Modeling Anti-Aggregative Activity of Quinoline Analogs. Invited poster. 10th DDC/MALTO, University of Arkansas for Medical Sciences, Little Rock, AR, USA.</w:t>
      </w:r>
    </w:p>
    <w:p w14:paraId="018BBF10" w14:textId="77777777" w:rsidR="00D11934" w:rsidRPr="003A7324" w:rsidRDefault="00D11934" w:rsidP="003A7324">
      <w:pPr>
        <w:pStyle w:val="CVListItem"/>
        <w:numPr>
          <w:ilvl w:val="0"/>
          <w:numId w:val="10"/>
        </w:numPr>
        <w:spacing w:line="360" w:lineRule="auto"/>
        <w:ind w:left="432" w:hanging="432"/>
        <w:rPr>
          <w:rFonts w:ascii="Times New Roman" w:hAnsi="Times New Roman"/>
          <w:sz w:val="24"/>
          <w:szCs w:val="24"/>
        </w:rPr>
      </w:pPr>
      <w:r w:rsidRPr="003A7324">
        <w:rPr>
          <w:rFonts w:ascii="Times New Roman" w:hAnsi="Times New Roman"/>
          <w:sz w:val="24"/>
          <w:szCs w:val="24"/>
        </w:rPr>
        <w:t xml:space="preserve">Yang, Z., </w:t>
      </w:r>
      <w:r w:rsidRPr="003A7324">
        <w:rPr>
          <w:rFonts w:ascii="Times New Roman" w:hAnsi="Times New Roman"/>
          <w:b/>
          <w:bCs/>
          <w:sz w:val="24"/>
          <w:szCs w:val="24"/>
        </w:rPr>
        <w:t>Kakraba, S.</w:t>
      </w:r>
      <w:r w:rsidRPr="003A7324">
        <w:rPr>
          <w:rFonts w:ascii="Times New Roman" w:hAnsi="Times New Roman"/>
          <w:sz w:val="24"/>
          <w:szCs w:val="24"/>
        </w:rPr>
        <w:t>, et al. (2024, June). ML-Driven QSAR to Model Anti-Leukemic Activity of TDZD Family. Invited poster. 10th DDC/MALTO, University of Arkansas for Medical Sciences, Little Rock, AR, USA.</w:t>
      </w:r>
    </w:p>
    <w:p w14:paraId="692D67FB" w14:textId="77777777" w:rsidR="00D11934" w:rsidRPr="003A7324" w:rsidRDefault="00D11934" w:rsidP="003A7324">
      <w:pPr>
        <w:pStyle w:val="CVListItem"/>
        <w:numPr>
          <w:ilvl w:val="0"/>
          <w:numId w:val="10"/>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Yang, Z., Zhou, H. (2024, June). Building Machine Learning Pipelines for Predictive Modeling and Analytics. Invited workshop. DDC/MALTO, University of Arkansas for Medical Sciences, Little Rock, AR, USA.</w:t>
      </w:r>
    </w:p>
    <w:p w14:paraId="0DFB031B" w14:textId="77777777" w:rsidR="0041465E" w:rsidRPr="003A7324" w:rsidRDefault="00DB79AB" w:rsidP="003A7324">
      <w:pPr>
        <w:pStyle w:val="CVYear"/>
        <w:spacing w:line="360" w:lineRule="auto"/>
        <w:rPr>
          <w:rFonts w:ascii="Times New Roman" w:hAnsi="Times New Roman"/>
          <w:sz w:val="24"/>
          <w:szCs w:val="24"/>
        </w:rPr>
      </w:pPr>
      <w:r w:rsidRPr="003A7324">
        <w:rPr>
          <w:rFonts w:ascii="Times New Roman" w:hAnsi="Times New Roman"/>
          <w:sz w:val="24"/>
          <w:szCs w:val="24"/>
        </w:rPr>
        <w:t>2023</w:t>
      </w:r>
    </w:p>
    <w:p w14:paraId="71B2D1C9" w14:textId="77777777" w:rsidR="00D11934" w:rsidRPr="003A7324" w:rsidRDefault="00D11934" w:rsidP="003A7324">
      <w:pPr>
        <w:pStyle w:val="CVListItem"/>
        <w:spacing w:line="360" w:lineRule="auto"/>
        <w:rPr>
          <w:rFonts w:ascii="Times New Roman" w:hAnsi="Times New Roman"/>
          <w:sz w:val="24"/>
          <w:szCs w:val="24"/>
        </w:rPr>
      </w:pPr>
      <w:r w:rsidRPr="003A7324">
        <w:rPr>
          <w:rFonts w:ascii="Times New Roman" w:hAnsi="Times New Roman"/>
          <w:sz w:val="24"/>
          <w:szCs w:val="24"/>
        </w:rPr>
        <w:t>38.</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et al. (2023). Computer-Aided Drug Discovery to Modeling the Inhibition of Protein Aggregation. Invited poster. 19th Annual MCBIOS Conference, USA.</w:t>
      </w:r>
    </w:p>
    <w:p w14:paraId="742707F3" w14:textId="77777777" w:rsidR="0041465E" w:rsidRPr="003A7324" w:rsidRDefault="00DB79AB" w:rsidP="003A7324">
      <w:pPr>
        <w:pStyle w:val="CVYear"/>
        <w:spacing w:line="360" w:lineRule="auto"/>
        <w:rPr>
          <w:rFonts w:ascii="Times New Roman" w:hAnsi="Times New Roman"/>
          <w:sz w:val="24"/>
          <w:szCs w:val="24"/>
        </w:rPr>
      </w:pPr>
      <w:r w:rsidRPr="003A7324">
        <w:rPr>
          <w:rFonts w:ascii="Times New Roman" w:hAnsi="Times New Roman"/>
          <w:sz w:val="24"/>
          <w:szCs w:val="24"/>
        </w:rPr>
        <w:t>2022</w:t>
      </w:r>
    </w:p>
    <w:p w14:paraId="1868DFE7" w14:textId="77777777" w:rsidR="00D11934" w:rsidRPr="003A7324" w:rsidRDefault="00D11934" w:rsidP="003A7324">
      <w:pPr>
        <w:pStyle w:val="CVListItem"/>
        <w:spacing w:line="360" w:lineRule="auto"/>
        <w:rPr>
          <w:rFonts w:ascii="Times New Roman" w:hAnsi="Times New Roman"/>
          <w:sz w:val="24"/>
          <w:szCs w:val="24"/>
        </w:rPr>
      </w:pPr>
      <w:r w:rsidRPr="003A7324">
        <w:rPr>
          <w:rFonts w:ascii="Times New Roman" w:hAnsi="Times New Roman"/>
          <w:sz w:val="24"/>
          <w:szCs w:val="24"/>
        </w:rPr>
        <w:t>39.</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xml:space="preserve"> (2022, Fall). </w:t>
      </w:r>
      <w:proofErr w:type="gramStart"/>
      <w:r w:rsidRPr="003A7324">
        <w:rPr>
          <w:rFonts w:ascii="Times New Roman" w:hAnsi="Times New Roman"/>
          <w:sz w:val="24"/>
          <w:szCs w:val="24"/>
        </w:rPr>
        <w:t>Application of Machine</w:t>
      </w:r>
      <w:proofErr w:type="gramEnd"/>
      <w:r w:rsidRPr="003A7324">
        <w:rPr>
          <w:rFonts w:ascii="Times New Roman" w:hAnsi="Times New Roman"/>
          <w:sz w:val="24"/>
          <w:szCs w:val="24"/>
        </w:rPr>
        <w:t xml:space="preserve"> Learning to Drug Discovery and Design. Guest speaker. Eastern Kentucky University, Richmond, KY, USA.</w:t>
      </w:r>
    </w:p>
    <w:p w14:paraId="0A6266AE" w14:textId="77777777" w:rsidR="00D11934" w:rsidRPr="003A7324" w:rsidRDefault="008B0C61" w:rsidP="003A7324">
      <w:pPr>
        <w:pStyle w:val="CVListItem"/>
        <w:spacing w:line="360" w:lineRule="auto"/>
        <w:rPr>
          <w:rFonts w:ascii="Times New Roman" w:hAnsi="Times New Roman"/>
          <w:sz w:val="24"/>
          <w:szCs w:val="24"/>
        </w:rPr>
      </w:pPr>
      <w:r w:rsidRPr="003A7324">
        <w:rPr>
          <w:rFonts w:ascii="Times New Roman" w:hAnsi="Times New Roman"/>
          <w:sz w:val="24"/>
          <w:szCs w:val="24"/>
        </w:rPr>
        <w:t>40.</w:t>
      </w:r>
      <w:r w:rsidRPr="003A7324">
        <w:rPr>
          <w:rFonts w:ascii="Times New Roman" w:hAnsi="Times New Roman"/>
          <w:sz w:val="24"/>
          <w:szCs w:val="24"/>
        </w:rPr>
        <w:tab/>
        <w:t xml:space="preserve">Naandam, S.M., Gogovi, G.K., </w:t>
      </w:r>
      <w:r w:rsidRPr="003A7324">
        <w:rPr>
          <w:rFonts w:ascii="Times New Roman" w:hAnsi="Times New Roman"/>
          <w:b/>
          <w:bCs/>
          <w:sz w:val="24"/>
          <w:szCs w:val="24"/>
        </w:rPr>
        <w:t>Kakraba, S.</w:t>
      </w:r>
      <w:r w:rsidRPr="003A7324">
        <w:rPr>
          <w:rFonts w:ascii="Times New Roman" w:hAnsi="Times New Roman"/>
          <w:sz w:val="24"/>
          <w:szCs w:val="24"/>
        </w:rPr>
        <w:t xml:space="preserve"> (2022, July). Temperature Effect on the Structural Dynamics of SARS-CoV-2 Nucleocapsid Domain. Oral presentation. 23rd Intl BIOCOMP’22, USA.</w:t>
      </w:r>
    </w:p>
    <w:p w14:paraId="7C09D8CE" w14:textId="77777777" w:rsidR="00D11934" w:rsidRPr="003A7324" w:rsidRDefault="008B0C61" w:rsidP="003A7324">
      <w:pPr>
        <w:pStyle w:val="CVListItem"/>
        <w:spacing w:line="360" w:lineRule="auto"/>
        <w:rPr>
          <w:rFonts w:ascii="Times New Roman" w:hAnsi="Times New Roman"/>
          <w:sz w:val="24"/>
          <w:szCs w:val="24"/>
        </w:rPr>
      </w:pPr>
      <w:r w:rsidRPr="003A7324">
        <w:rPr>
          <w:rFonts w:ascii="Times New Roman" w:hAnsi="Times New Roman"/>
          <w:sz w:val="24"/>
          <w:szCs w:val="24"/>
        </w:rPr>
        <w:t>41.</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xml:space="preserve"> (2022). Application of ML to Modeling of the Inhibition of Protein Aggregation. Invited speaker. 18th Annual MCBIOS, USA.</w:t>
      </w:r>
    </w:p>
    <w:p w14:paraId="20CF4E80" w14:textId="77777777" w:rsidR="00D11934" w:rsidRPr="003A7324" w:rsidRDefault="008B0C61" w:rsidP="003A7324">
      <w:pPr>
        <w:pStyle w:val="CVListItem"/>
        <w:spacing w:line="360" w:lineRule="auto"/>
        <w:rPr>
          <w:rFonts w:ascii="Times New Roman" w:hAnsi="Times New Roman"/>
          <w:sz w:val="24"/>
          <w:szCs w:val="24"/>
        </w:rPr>
      </w:pPr>
      <w:r w:rsidRPr="003A7324">
        <w:rPr>
          <w:rFonts w:ascii="Times New Roman" w:hAnsi="Times New Roman"/>
          <w:sz w:val="24"/>
          <w:szCs w:val="24"/>
        </w:rPr>
        <w:t>42.</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xml:space="preserve"> (2022, February). A Mathematical Graph-Theoretic Model of Single Point Mutations Associated with Sickle Cell Anemia Disease. Invited Colloquium speaker,Eastern Kentucky University, Richmond, KY, USA.</w:t>
      </w:r>
    </w:p>
    <w:p w14:paraId="4C033B1F" w14:textId="77777777" w:rsidR="0041465E" w:rsidRPr="003A7324" w:rsidRDefault="00DB79AB" w:rsidP="003A7324">
      <w:pPr>
        <w:pStyle w:val="CVYear"/>
        <w:spacing w:line="360" w:lineRule="auto"/>
        <w:rPr>
          <w:rFonts w:ascii="Times New Roman" w:hAnsi="Times New Roman"/>
          <w:sz w:val="24"/>
          <w:szCs w:val="24"/>
        </w:rPr>
      </w:pPr>
      <w:r w:rsidRPr="003A7324">
        <w:rPr>
          <w:rFonts w:ascii="Times New Roman" w:hAnsi="Times New Roman"/>
          <w:sz w:val="24"/>
          <w:szCs w:val="24"/>
        </w:rPr>
        <w:t>2021</w:t>
      </w:r>
    </w:p>
    <w:p w14:paraId="32FFFE10" w14:textId="77777777" w:rsidR="00D11934" w:rsidRPr="003A7324" w:rsidRDefault="00D11934" w:rsidP="003A7324">
      <w:pPr>
        <w:pStyle w:val="CVListItem"/>
        <w:spacing w:line="360" w:lineRule="auto"/>
        <w:rPr>
          <w:rFonts w:ascii="Times New Roman" w:hAnsi="Times New Roman"/>
          <w:sz w:val="24"/>
          <w:szCs w:val="24"/>
        </w:rPr>
      </w:pPr>
      <w:r w:rsidRPr="003A7324">
        <w:rPr>
          <w:rFonts w:ascii="Times New Roman" w:hAnsi="Times New Roman"/>
          <w:sz w:val="24"/>
          <w:szCs w:val="24"/>
        </w:rPr>
        <w:t>43.</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xml:space="preserve"> (2021, September). </w:t>
      </w:r>
      <w:proofErr w:type="gramStart"/>
      <w:r w:rsidRPr="003A7324">
        <w:rPr>
          <w:rFonts w:ascii="Times New Roman" w:hAnsi="Times New Roman"/>
          <w:sz w:val="24"/>
          <w:szCs w:val="24"/>
        </w:rPr>
        <w:t>Application of Machine</w:t>
      </w:r>
      <w:proofErr w:type="gramEnd"/>
      <w:r w:rsidRPr="003A7324">
        <w:rPr>
          <w:rFonts w:ascii="Times New Roman" w:hAnsi="Times New Roman"/>
          <w:sz w:val="24"/>
          <w:szCs w:val="24"/>
        </w:rPr>
        <w:t xml:space="preserve"> Learning in Drug Design and Discovery. Colloquium talk. Eastern Kentucky University, Richmond, KY, USA.</w:t>
      </w:r>
    </w:p>
    <w:p w14:paraId="21C27193" w14:textId="77777777" w:rsidR="0041465E" w:rsidRPr="003A7324" w:rsidRDefault="00DB79AB" w:rsidP="003A7324">
      <w:pPr>
        <w:pStyle w:val="CVYear"/>
        <w:spacing w:line="360" w:lineRule="auto"/>
        <w:rPr>
          <w:rFonts w:ascii="Times New Roman" w:hAnsi="Times New Roman"/>
          <w:sz w:val="24"/>
          <w:szCs w:val="24"/>
        </w:rPr>
      </w:pPr>
      <w:r w:rsidRPr="003A7324">
        <w:rPr>
          <w:rFonts w:ascii="Times New Roman" w:hAnsi="Times New Roman"/>
          <w:sz w:val="24"/>
          <w:szCs w:val="24"/>
        </w:rPr>
        <w:t>2019</w:t>
      </w:r>
    </w:p>
    <w:p w14:paraId="3B8BCC00" w14:textId="77777777" w:rsidR="00D11934" w:rsidRPr="003A7324" w:rsidRDefault="00D11934" w:rsidP="003A7324">
      <w:pPr>
        <w:pStyle w:val="CVListItem"/>
        <w:spacing w:line="360" w:lineRule="auto"/>
        <w:rPr>
          <w:rFonts w:ascii="Times New Roman" w:hAnsi="Times New Roman"/>
          <w:sz w:val="24"/>
          <w:szCs w:val="24"/>
        </w:rPr>
      </w:pPr>
      <w:r w:rsidRPr="003A7324">
        <w:rPr>
          <w:rFonts w:ascii="Times New Roman" w:hAnsi="Times New Roman"/>
          <w:sz w:val="24"/>
          <w:szCs w:val="24"/>
        </w:rPr>
        <w:t>44.</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et al. (2019, November). Using QSAR Approach for Identifying Novel Drugs for Treatment of Neurodegenerative Diseases. Oral presentation. Southeast Regional IDeA Conference, Louisville, KY, USA.</w:t>
      </w:r>
    </w:p>
    <w:p w14:paraId="7D1DED4B" w14:textId="77777777" w:rsidR="00D11934" w:rsidRPr="003A7324" w:rsidRDefault="000109F5" w:rsidP="003A7324">
      <w:pPr>
        <w:pStyle w:val="CVListItem"/>
        <w:spacing w:line="360" w:lineRule="auto"/>
        <w:rPr>
          <w:rFonts w:ascii="Times New Roman" w:hAnsi="Times New Roman"/>
          <w:sz w:val="24"/>
          <w:szCs w:val="24"/>
        </w:rPr>
      </w:pPr>
      <w:r w:rsidRPr="003A7324">
        <w:rPr>
          <w:rFonts w:ascii="Times New Roman" w:hAnsi="Times New Roman"/>
          <w:sz w:val="24"/>
          <w:szCs w:val="24"/>
        </w:rPr>
        <w:lastRenderedPageBreak/>
        <w:t>45.</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et al. (2019, November). Identification of Novel Drugs for Treatment of Neurodegenerative Diseases by QSAR Approach. Oral presentation. DDC/MALTO, UALR, Little Rock, AR, USA.</w:t>
      </w:r>
    </w:p>
    <w:p w14:paraId="00255986" w14:textId="77777777" w:rsidR="00D11934" w:rsidRPr="003A7324" w:rsidRDefault="000109F5" w:rsidP="003A7324">
      <w:pPr>
        <w:pStyle w:val="CVListItem"/>
        <w:spacing w:line="360" w:lineRule="auto"/>
        <w:rPr>
          <w:rFonts w:ascii="Times New Roman" w:hAnsi="Times New Roman"/>
          <w:sz w:val="24"/>
          <w:szCs w:val="24"/>
        </w:rPr>
      </w:pPr>
      <w:r w:rsidRPr="003A7324">
        <w:rPr>
          <w:rFonts w:ascii="Times New Roman" w:hAnsi="Times New Roman"/>
          <w:sz w:val="24"/>
          <w:szCs w:val="24"/>
        </w:rPr>
        <w:t>46.</w:t>
      </w:r>
      <w:r w:rsidRPr="003A7324">
        <w:rPr>
          <w:rFonts w:ascii="Times New Roman" w:hAnsi="Times New Roman"/>
          <w:sz w:val="24"/>
          <w:szCs w:val="24"/>
        </w:rPr>
        <w:tab/>
        <w:t xml:space="preserve">Ayyadevara, S., </w:t>
      </w:r>
      <w:r w:rsidRPr="003A7324">
        <w:rPr>
          <w:rFonts w:ascii="Times New Roman" w:hAnsi="Times New Roman"/>
          <w:b/>
          <w:bCs/>
          <w:sz w:val="24"/>
          <w:szCs w:val="24"/>
        </w:rPr>
        <w:t>Kakraba, S.</w:t>
      </w:r>
      <w:r w:rsidRPr="003A7324">
        <w:rPr>
          <w:rFonts w:ascii="Times New Roman" w:hAnsi="Times New Roman"/>
          <w:sz w:val="24"/>
          <w:szCs w:val="24"/>
        </w:rPr>
        <w:t xml:space="preserve">, et al. (2019, June). A Novel Microtubule-Binding Drug Attenuates and Reverses Protein Aggregation. Poster. 22nd Intl C. </w:t>
      </w:r>
      <w:proofErr w:type="gramStart"/>
      <w:r w:rsidRPr="003A7324">
        <w:rPr>
          <w:rFonts w:ascii="Times New Roman" w:hAnsi="Times New Roman"/>
          <w:sz w:val="24"/>
          <w:szCs w:val="24"/>
        </w:rPr>
        <w:t>elegans</w:t>
      </w:r>
      <w:proofErr w:type="gramEnd"/>
      <w:r w:rsidRPr="003A7324">
        <w:rPr>
          <w:rFonts w:ascii="Times New Roman" w:hAnsi="Times New Roman"/>
          <w:sz w:val="24"/>
          <w:szCs w:val="24"/>
        </w:rPr>
        <w:t xml:space="preserve"> Conference, Los Angeles, CA, USA.</w:t>
      </w:r>
    </w:p>
    <w:p w14:paraId="33E82626" w14:textId="77777777" w:rsidR="00D11934" w:rsidRPr="003A7324" w:rsidRDefault="000109F5" w:rsidP="003A7324">
      <w:pPr>
        <w:pStyle w:val="CVListItem"/>
        <w:spacing w:line="360" w:lineRule="auto"/>
        <w:rPr>
          <w:rFonts w:ascii="Times New Roman" w:hAnsi="Times New Roman"/>
          <w:sz w:val="24"/>
          <w:szCs w:val="24"/>
        </w:rPr>
      </w:pPr>
      <w:r w:rsidRPr="003A7324">
        <w:rPr>
          <w:rFonts w:ascii="Times New Roman" w:hAnsi="Times New Roman"/>
          <w:sz w:val="24"/>
          <w:szCs w:val="24"/>
        </w:rPr>
        <w:t>47.</w:t>
      </w:r>
      <w:r w:rsidRPr="003A7324">
        <w:rPr>
          <w:rFonts w:ascii="Times New Roman" w:hAnsi="Times New Roman"/>
          <w:sz w:val="24"/>
          <w:szCs w:val="24"/>
        </w:rPr>
        <w:tab/>
        <w:t xml:space="preserve">Balasubramaniam, M., </w:t>
      </w:r>
      <w:r w:rsidRPr="003A7324">
        <w:rPr>
          <w:rFonts w:ascii="Times New Roman" w:hAnsi="Times New Roman"/>
          <w:b/>
          <w:bCs/>
          <w:sz w:val="24"/>
          <w:szCs w:val="24"/>
        </w:rPr>
        <w:t>Kakraba S.</w:t>
      </w:r>
      <w:r w:rsidRPr="003A7324">
        <w:rPr>
          <w:rFonts w:ascii="Times New Roman" w:hAnsi="Times New Roman"/>
          <w:sz w:val="24"/>
          <w:szCs w:val="24"/>
        </w:rPr>
        <w:t xml:space="preserve"> et al. (2019). Aggregate Interactome Based on Protein-Crosslinking Interfaces. Poster. NSF meeting, Chicago, IL, USA.</w:t>
      </w:r>
    </w:p>
    <w:p w14:paraId="6C0C49AF" w14:textId="77777777" w:rsidR="0041465E" w:rsidRPr="003A7324" w:rsidRDefault="00DB79AB" w:rsidP="003A7324">
      <w:pPr>
        <w:pStyle w:val="CVYear"/>
        <w:spacing w:line="360" w:lineRule="auto"/>
        <w:rPr>
          <w:rFonts w:ascii="Times New Roman" w:hAnsi="Times New Roman"/>
          <w:sz w:val="24"/>
          <w:szCs w:val="24"/>
        </w:rPr>
      </w:pPr>
      <w:r w:rsidRPr="003A7324">
        <w:rPr>
          <w:rFonts w:ascii="Times New Roman" w:hAnsi="Times New Roman"/>
          <w:sz w:val="24"/>
          <w:szCs w:val="24"/>
        </w:rPr>
        <w:t>2018</w:t>
      </w:r>
    </w:p>
    <w:p w14:paraId="2E73AA8C" w14:textId="77777777" w:rsidR="00D11934" w:rsidRPr="003A7324" w:rsidRDefault="00D11934" w:rsidP="003A7324">
      <w:pPr>
        <w:pStyle w:val="CVListItem"/>
        <w:spacing w:line="360" w:lineRule="auto"/>
        <w:rPr>
          <w:rFonts w:ascii="Times New Roman" w:hAnsi="Times New Roman"/>
          <w:sz w:val="24"/>
          <w:szCs w:val="24"/>
        </w:rPr>
      </w:pPr>
      <w:r w:rsidRPr="003A7324">
        <w:rPr>
          <w:rFonts w:ascii="Times New Roman" w:hAnsi="Times New Roman"/>
          <w:sz w:val="24"/>
          <w:szCs w:val="24"/>
        </w:rPr>
        <w:t>48.</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et al. (2018, June). Identifying Novel Drugs for Treatment of Neurodegenerative Diseases by QSAR Approach. Invited poster. NISBRE, Washington, DC, USA.</w:t>
      </w:r>
    </w:p>
    <w:p w14:paraId="26628CF6" w14:textId="77777777" w:rsidR="00D11934" w:rsidRPr="003A7324" w:rsidRDefault="000109F5" w:rsidP="003A7324">
      <w:pPr>
        <w:pStyle w:val="CVListItem"/>
        <w:spacing w:line="360" w:lineRule="auto"/>
        <w:rPr>
          <w:rFonts w:ascii="Times New Roman" w:hAnsi="Times New Roman"/>
          <w:sz w:val="24"/>
          <w:szCs w:val="24"/>
        </w:rPr>
      </w:pPr>
      <w:r w:rsidRPr="003A7324">
        <w:rPr>
          <w:rFonts w:ascii="Times New Roman" w:hAnsi="Times New Roman"/>
          <w:sz w:val="24"/>
          <w:szCs w:val="24"/>
        </w:rPr>
        <w:t>49.</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et al. (2018, March). Using QSAR in Drug Discovery. Invited poster. 14th Annual MCBIOS, Starkville, MS, USA.</w:t>
      </w:r>
    </w:p>
    <w:p w14:paraId="2DC67383" w14:textId="77777777" w:rsidR="0041465E" w:rsidRPr="003A7324" w:rsidRDefault="00DB79AB" w:rsidP="003A7324">
      <w:pPr>
        <w:pStyle w:val="CVYear"/>
        <w:spacing w:line="360" w:lineRule="auto"/>
        <w:rPr>
          <w:rFonts w:ascii="Times New Roman" w:hAnsi="Times New Roman"/>
          <w:sz w:val="24"/>
          <w:szCs w:val="24"/>
        </w:rPr>
      </w:pPr>
      <w:r w:rsidRPr="003A7324">
        <w:rPr>
          <w:rFonts w:ascii="Times New Roman" w:hAnsi="Times New Roman"/>
          <w:sz w:val="24"/>
          <w:szCs w:val="24"/>
        </w:rPr>
        <w:t>2017</w:t>
      </w:r>
    </w:p>
    <w:p w14:paraId="314A40A2" w14:textId="77777777" w:rsidR="00D11934" w:rsidRPr="003A7324" w:rsidRDefault="00D11934" w:rsidP="003A7324">
      <w:pPr>
        <w:pStyle w:val="CVListItem"/>
        <w:spacing w:line="360" w:lineRule="auto"/>
        <w:rPr>
          <w:rFonts w:ascii="Times New Roman" w:hAnsi="Times New Roman"/>
          <w:sz w:val="24"/>
          <w:szCs w:val="24"/>
        </w:rPr>
      </w:pPr>
      <w:r w:rsidRPr="003A7324">
        <w:rPr>
          <w:rFonts w:ascii="Times New Roman" w:hAnsi="Times New Roman"/>
          <w:sz w:val="24"/>
          <w:szCs w:val="24"/>
        </w:rPr>
        <w:t>50.</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xml:space="preserve"> et al. (2017, June). Screening and Characterization of Drugs to Block Protein Aggregation. Invited poster. Southeast Regional IDeA Conference, WVU, Morgantown, WV, USA.</w:t>
      </w:r>
    </w:p>
    <w:p w14:paraId="089E4ABE" w14:textId="77777777" w:rsidR="00D11934" w:rsidRPr="003A7324" w:rsidRDefault="000109F5" w:rsidP="003A7324">
      <w:pPr>
        <w:pStyle w:val="CVListItem"/>
        <w:spacing w:line="360" w:lineRule="auto"/>
        <w:rPr>
          <w:rFonts w:ascii="Times New Roman" w:hAnsi="Times New Roman"/>
          <w:sz w:val="24"/>
          <w:szCs w:val="24"/>
        </w:rPr>
      </w:pPr>
      <w:r w:rsidRPr="003A7324">
        <w:rPr>
          <w:rFonts w:ascii="Times New Roman" w:hAnsi="Times New Roman"/>
          <w:sz w:val="24"/>
          <w:szCs w:val="24"/>
        </w:rPr>
        <w:t>51.</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et al. (2017, June). Drugs to Block Protein Aggregation in Neurodegenerative Diseases. Invited poster. DDC, UAMS, Little Rock, AR, USA.</w:t>
      </w:r>
    </w:p>
    <w:p w14:paraId="3BA5FDDE" w14:textId="77777777" w:rsidR="00D11934" w:rsidRPr="003A7324" w:rsidRDefault="00347143" w:rsidP="003A7324">
      <w:pPr>
        <w:pStyle w:val="CVListItem"/>
        <w:spacing w:line="360" w:lineRule="auto"/>
        <w:rPr>
          <w:rFonts w:ascii="Times New Roman" w:hAnsi="Times New Roman"/>
          <w:sz w:val="24"/>
          <w:szCs w:val="24"/>
        </w:rPr>
      </w:pPr>
      <w:r w:rsidRPr="003A7324">
        <w:rPr>
          <w:rFonts w:ascii="Times New Roman" w:hAnsi="Times New Roman"/>
          <w:sz w:val="24"/>
          <w:szCs w:val="24"/>
        </w:rPr>
        <w:t>52.</w:t>
      </w:r>
      <w:r w:rsidRPr="003A7324">
        <w:rPr>
          <w:rFonts w:ascii="Times New Roman" w:hAnsi="Times New Roman"/>
          <w:sz w:val="24"/>
          <w:szCs w:val="24"/>
        </w:rPr>
        <w:tab/>
        <w:t xml:space="preserve">Bowroju, K.S. , </w:t>
      </w:r>
      <w:r w:rsidRPr="003A7324">
        <w:rPr>
          <w:rFonts w:ascii="Times New Roman" w:hAnsi="Times New Roman"/>
          <w:b/>
          <w:bCs/>
          <w:sz w:val="24"/>
          <w:szCs w:val="24"/>
        </w:rPr>
        <w:t>Kakraba S.</w:t>
      </w:r>
      <w:r w:rsidRPr="003A7324">
        <w:rPr>
          <w:rFonts w:ascii="Times New Roman" w:hAnsi="Times New Roman"/>
          <w:sz w:val="24"/>
          <w:szCs w:val="24"/>
        </w:rPr>
        <w:t xml:space="preserve"> et al. (2017, June). Design and Synthesis of Cyanoreseveratrol Analogs. Invited poster. DDC/MALTO, UAMS, Little Rock, AR, USA.</w:t>
      </w:r>
    </w:p>
    <w:p w14:paraId="6A08F2E1" w14:textId="77777777" w:rsidR="00D11934" w:rsidRPr="003A7324" w:rsidRDefault="00D11934" w:rsidP="003A7324">
      <w:pPr>
        <w:pStyle w:val="CVListItem"/>
        <w:numPr>
          <w:ilvl w:val="0"/>
          <w:numId w:val="14"/>
        </w:numPr>
        <w:spacing w:line="360" w:lineRule="auto"/>
        <w:ind w:left="432" w:hanging="432"/>
        <w:rPr>
          <w:rFonts w:ascii="Times New Roman" w:hAnsi="Times New Roman"/>
          <w:sz w:val="24"/>
          <w:szCs w:val="24"/>
        </w:rPr>
      </w:pPr>
      <w:r w:rsidRPr="003A7324">
        <w:rPr>
          <w:rFonts w:ascii="Times New Roman" w:hAnsi="Times New Roman"/>
          <w:sz w:val="24"/>
          <w:szCs w:val="24"/>
        </w:rPr>
        <w:t>Bowroju, K.S. ,</w:t>
      </w:r>
      <w:r w:rsidRPr="003A7324">
        <w:rPr>
          <w:rFonts w:ascii="Times New Roman" w:hAnsi="Times New Roman"/>
          <w:b/>
          <w:bCs/>
          <w:sz w:val="24"/>
          <w:szCs w:val="24"/>
        </w:rPr>
        <w:t>Kakraba S.</w:t>
      </w:r>
      <w:r w:rsidRPr="003A7324">
        <w:rPr>
          <w:rFonts w:ascii="Times New Roman" w:hAnsi="Times New Roman"/>
          <w:sz w:val="24"/>
          <w:szCs w:val="24"/>
        </w:rPr>
        <w:t xml:space="preserve"> et al. (2017, May). P16-Synthesis and Evaluation of Novel Drug Molecules. Invited poster. MALTO, University of Louisiana Monroe, Monroe, LA, USA.</w:t>
      </w:r>
    </w:p>
    <w:p w14:paraId="745A9BA5" w14:textId="77777777" w:rsidR="00D11934" w:rsidRPr="003A7324" w:rsidRDefault="00D11934" w:rsidP="003A7324">
      <w:pPr>
        <w:pStyle w:val="CVListItem"/>
        <w:numPr>
          <w:ilvl w:val="0"/>
          <w:numId w:val="14"/>
        </w:numPr>
        <w:spacing w:line="360" w:lineRule="auto"/>
        <w:ind w:left="432" w:hanging="432"/>
        <w:rPr>
          <w:rFonts w:ascii="Times New Roman" w:hAnsi="Times New Roman"/>
          <w:sz w:val="24"/>
          <w:szCs w:val="24"/>
        </w:rPr>
      </w:pPr>
      <w:r w:rsidRPr="003A7324">
        <w:rPr>
          <w:rFonts w:ascii="Times New Roman" w:hAnsi="Times New Roman"/>
          <w:b/>
          <w:bCs/>
          <w:sz w:val="24"/>
          <w:szCs w:val="24"/>
        </w:rPr>
        <w:t>Kakraba, S.</w:t>
      </w:r>
      <w:r w:rsidRPr="003A7324">
        <w:rPr>
          <w:rFonts w:ascii="Times New Roman" w:hAnsi="Times New Roman"/>
          <w:sz w:val="24"/>
          <w:szCs w:val="24"/>
        </w:rPr>
        <w:t>, et al. (2017, March). Screening and Characterization of Small Molecules that Reduce Amyloid Aggregation. Invited poster. 14th Annual MCBIOS, Little Rock, AR, USA.</w:t>
      </w:r>
    </w:p>
    <w:p w14:paraId="5311F716" w14:textId="77777777" w:rsidR="0041465E" w:rsidRPr="003A7324" w:rsidRDefault="00DB79AB" w:rsidP="003A7324">
      <w:pPr>
        <w:pStyle w:val="CVYear"/>
        <w:spacing w:line="360" w:lineRule="auto"/>
        <w:rPr>
          <w:rFonts w:ascii="Times New Roman" w:hAnsi="Times New Roman"/>
          <w:sz w:val="24"/>
          <w:szCs w:val="24"/>
        </w:rPr>
      </w:pPr>
      <w:r w:rsidRPr="003A7324">
        <w:rPr>
          <w:rFonts w:ascii="Times New Roman" w:hAnsi="Times New Roman"/>
          <w:sz w:val="24"/>
          <w:szCs w:val="24"/>
        </w:rPr>
        <w:t>2016</w:t>
      </w:r>
    </w:p>
    <w:p w14:paraId="7340E16E" w14:textId="77777777" w:rsidR="00D11934" w:rsidRPr="003A7324" w:rsidRDefault="00D11934" w:rsidP="003A7324">
      <w:pPr>
        <w:pStyle w:val="CVListItem"/>
        <w:spacing w:line="360" w:lineRule="auto"/>
        <w:rPr>
          <w:rFonts w:ascii="Times New Roman" w:hAnsi="Times New Roman"/>
          <w:sz w:val="24"/>
          <w:szCs w:val="24"/>
        </w:rPr>
      </w:pPr>
      <w:r w:rsidRPr="003A7324">
        <w:rPr>
          <w:rFonts w:ascii="Times New Roman" w:hAnsi="Times New Roman"/>
          <w:sz w:val="24"/>
          <w:szCs w:val="24"/>
        </w:rPr>
        <w:t>55.</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xml:space="preserve"> (2016, June). Drug Design and Discovery. Invited guest speaker. MAA SUMMA Program, ETSU, Johnson City, TN, USA.</w:t>
      </w:r>
    </w:p>
    <w:p w14:paraId="1B151C05" w14:textId="77777777" w:rsidR="00D11934" w:rsidRPr="003A7324" w:rsidRDefault="0059589C" w:rsidP="003A7324">
      <w:pPr>
        <w:pStyle w:val="CVListItem"/>
        <w:spacing w:line="360" w:lineRule="auto"/>
        <w:rPr>
          <w:rFonts w:ascii="Times New Roman" w:hAnsi="Times New Roman"/>
          <w:sz w:val="24"/>
          <w:szCs w:val="24"/>
        </w:rPr>
      </w:pPr>
      <w:r w:rsidRPr="003A7324">
        <w:rPr>
          <w:rFonts w:ascii="Times New Roman" w:hAnsi="Times New Roman"/>
          <w:sz w:val="24"/>
          <w:szCs w:val="24"/>
        </w:rPr>
        <w:lastRenderedPageBreak/>
        <w:t>56.</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xml:space="preserve"> (2016, June). Effects of Small Molecules on Protein Aggregation and Paralysis in C. elegans. Invited speaker. NISBRE, Washington, DC, USA.</w:t>
      </w:r>
    </w:p>
    <w:p w14:paraId="13E0A464" w14:textId="77777777" w:rsidR="00D11934" w:rsidRPr="003A7324" w:rsidRDefault="0059589C" w:rsidP="003A7324">
      <w:pPr>
        <w:pStyle w:val="CVListItem"/>
        <w:spacing w:line="360" w:lineRule="auto"/>
        <w:rPr>
          <w:rFonts w:ascii="Times New Roman" w:hAnsi="Times New Roman"/>
          <w:sz w:val="24"/>
          <w:szCs w:val="24"/>
        </w:rPr>
      </w:pPr>
      <w:r w:rsidRPr="003A7324">
        <w:rPr>
          <w:rFonts w:ascii="Times New Roman" w:hAnsi="Times New Roman"/>
          <w:sz w:val="24"/>
          <w:szCs w:val="24"/>
        </w:rPr>
        <w:t>57.</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et al. (2016, April). Effects of Small Molecules on Protein Aggregation. Invited poster. AR-BIC Second Annual Conference, Little Rock, AR, USA.</w:t>
      </w:r>
    </w:p>
    <w:p w14:paraId="2C0F4920" w14:textId="77777777" w:rsidR="0041465E" w:rsidRPr="003A7324" w:rsidRDefault="00DB79AB" w:rsidP="003A7324">
      <w:pPr>
        <w:pStyle w:val="CVYear"/>
        <w:spacing w:line="360" w:lineRule="auto"/>
        <w:rPr>
          <w:rFonts w:ascii="Times New Roman" w:hAnsi="Times New Roman"/>
          <w:sz w:val="24"/>
          <w:szCs w:val="24"/>
        </w:rPr>
      </w:pPr>
      <w:r w:rsidRPr="003A7324">
        <w:rPr>
          <w:rFonts w:ascii="Times New Roman" w:hAnsi="Times New Roman"/>
          <w:sz w:val="24"/>
          <w:szCs w:val="24"/>
        </w:rPr>
        <w:t>2015</w:t>
      </w:r>
    </w:p>
    <w:p w14:paraId="61751E53" w14:textId="77777777" w:rsidR="00D11934" w:rsidRPr="003A7324" w:rsidRDefault="00D11934" w:rsidP="003A7324">
      <w:pPr>
        <w:pStyle w:val="CVListItem"/>
        <w:spacing w:line="360" w:lineRule="auto"/>
        <w:rPr>
          <w:rFonts w:ascii="Times New Roman" w:hAnsi="Times New Roman"/>
          <w:sz w:val="24"/>
          <w:szCs w:val="24"/>
        </w:rPr>
      </w:pPr>
      <w:r w:rsidRPr="003A7324">
        <w:rPr>
          <w:rFonts w:ascii="Times New Roman" w:hAnsi="Times New Roman"/>
          <w:sz w:val="24"/>
          <w:szCs w:val="24"/>
        </w:rPr>
        <w:t>58.</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Ke-Sheng Wang. (2015, November). Association of Alcohol Consumption and Skin Allergy with Non-Melanoma Skin Cancer. Invited speaker. 2015 Southeast Regional IDeA Meeting, Biloxi, MS, USA.</w:t>
      </w:r>
    </w:p>
    <w:p w14:paraId="65193DDA" w14:textId="77777777" w:rsidR="00D11934" w:rsidRPr="003A7324" w:rsidRDefault="0059589C" w:rsidP="003A7324">
      <w:pPr>
        <w:pStyle w:val="CVListItem"/>
        <w:spacing w:line="360" w:lineRule="auto"/>
        <w:rPr>
          <w:rFonts w:ascii="Times New Roman" w:hAnsi="Times New Roman"/>
          <w:sz w:val="24"/>
          <w:szCs w:val="24"/>
        </w:rPr>
      </w:pPr>
      <w:r w:rsidRPr="003A7324">
        <w:rPr>
          <w:rFonts w:ascii="Times New Roman" w:hAnsi="Times New Roman"/>
          <w:sz w:val="24"/>
          <w:szCs w:val="24"/>
        </w:rPr>
        <w:t>59.</w:t>
      </w:r>
      <w:r w:rsidRPr="003A7324">
        <w:rPr>
          <w:rFonts w:ascii="Times New Roman" w:hAnsi="Times New Roman"/>
          <w:sz w:val="24"/>
          <w:szCs w:val="24"/>
        </w:rPr>
        <w:tab/>
      </w:r>
      <w:r w:rsidRPr="003A7324">
        <w:rPr>
          <w:rFonts w:ascii="Times New Roman" w:hAnsi="Times New Roman"/>
          <w:b/>
          <w:bCs/>
          <w:sz w:val="24"/>
          <w:szCs w:val="24"/>
        </w:rPr>
        <w:t>Kakraba, S.</w:t>
      </w:r>
      <w:r w:rsidRPr="003A7324">
        <w:rPr>
          <w:rFonts w:ascii="Times New Roman" w:hAnsi="Times New Roman"/>
          <w:sz w:val="24"/>
          <w:szCs w:val="24"/>
        </w:rPr>
        <w:t>, Knisley, J.D. (2015, March). A Graph-Theoretic Model of Nucleotide-Binding Domain 2 of the CFTR. Invited speaker. 13th Annual MCBIOS Conference, Memphis, TN, USA.</w:t>
      </w:r>
    </w:p>
    <w:p w14:paraId="1466BD06" w14:textId="77777777" w:rsidR="00C25ECE" w:rsidRPr="003A7324" w:rsidRDefault="00C25ECE"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C.2. RESEARCH SUPPORT</w:t>
      </w:r>
    </w:p>
    <w:p w14:paraId="446E4714" w14:textId="77777777" w:rsidR="00C25ECE" w:rsidRPr="003A7324" w:rsidRDefault="00C25ECE" w:rsidP="003A7324">
      <w:pPr>
        <w:pStyle w:val="CVSubheading"/>
        <w:spacing w:line="360" w:lineRule="auto"/>
        <w:rPr>
          <w:rFonts w:ascii="Times New Roman" w:hAnsi="Times New Roman"/>
          <w:sz w:val="24"/>
          <w:szCs w:val="24"/>
        </w:rPr>
      </w:pPr>
      <w:bookmarkStart w:id="7" w:name="c_2_1_current_support"/>
      <w:r w:rsidRPr="003A7324">
        <w:rPr>
          <w:rFonts w:ascii="Times New Roman" w:hAnsi="Times New Roman"/>
          <w:sz w:val="24"/>
          <w:szCs w:val="24"/>
        </w:rPr>
        <w:t>C.2.1. Current Support</w:t>
      </w:r>
      <w:bookmarkEnd w:id="7"/>
    </w:p>
    <w:p w14:paraId="55A99112" w14:textId="77777777" w:rsidR="00C25ECE" w:rsidRPr="003A7324" w:rsidRDefault="00C25ECE" w:rsidP="003A7324">
      <w:pPr>
        <w:pStyle w:val="CVListItem"/>
        <w:numPr>
          <w:ilvl w:val="0"/>
          <w:numId w:val="18"/>
        </w:numPr>
        <w:spacing w:line="360" w:lineRule="auto"/>
        <w:ind w:left="432" w:hanging="432"/>
        <w:rPr>
          <w:rFonts w:ascii="Times New Roman" w:hAnsi="Times New Roman"/>
          <w:sz w:val="24"/>
          <w:szCs w:val="24"/>
        </w:rPr>
      </w:pPr>
      <w:r w:rsidRPr="003A7324">
        <w:rPr>
          <w:rFonts w:ascii="Times New Roman" w:hAnsi="Times New Roman"/>
          <w:b/>
          <w:sz w:val="24"/>
          <w:szCs w:val="24"/>
        </w:rPr>
        <w:t>Kakraba (PI)</w:t>
      </w:r>
      <w:r w:rsidRPr="003A7324">
        <w:rPr>
          <w:rFonts w:ascii="Times New Roman" w:hAnsi="Times New Roman"/>
          <w:sz w:val="24"/>
          <w:szCs w:val="24"/>
        </w:rPr>
        <w:t> 01/2026–06/2027</w:t>
      </w:r>
      <w:r w:rsidRPr="003A7324">
        <w:rPr>
          <w:rFonts w:ascii="Times New Roman" w:hAnsi="Times New Roman"/>
          <w:sz w:val="24"/>
          <w:szCs w:val="24"/>
        </w:rPr>
        <w:br/>
      </w:r>
      <w:r w:rsidRPr="003A7324">
        <w:rPr>
          <w:rFonts w:ascii="Times New Roman" w:hAnsi="Times New Roman"/>
          <w:b/>
          <w:sz w:val="24"/>
          <w:szCs w:val="24"/>
        </w:rPr>
        <w:t>Tulane University – WSPH–CAIDS AI Seed Grant</w:t>
      </w:r>
      <w:r w:rsidRPr="003A7324">
        <w:rPr>
          <w:rFonts w:ascii="Times New Roman" w:hAnsi="Times New Roman"/>
          <w:sz w:val="24"/>
          <w:szCs w:val="24"/>
        </w:rPr>
        <w:br/>
      </w:r>
      <w:r w:rsidRPr="003A7324">
        <w:rPr>
          <w:rFonts w:ascii="Times New Roman" w:hAnsi="Times New Roman"/>
          <w:b/>
          <w:sz w:val="24"/>
          <w:szCs w:val="24"/>
        </w:rPr>
        <w:t>SMART-pred: Machine Learning for Population Health Surveillance</w:t>
      </w:r>
      <w:r w:rsidRPr="003A7324">
        <w:rPr>
          <w:rFonts w:ascii="Times New Roman" w:hAnsi="Times New Roman"/>
          <w:sz w:val="24"/>
          <w:szCs w:val="24"/>
        </w:rPr>
        <w:br/>
        <w:t>Role: Principal Investigator</w:t>
      </w:r>
      <w:r w:rsidRPr="003A7324">
        <w:rPr>
          <w:rFonts w:ascii="Times New Roman" w:hAnsi="Times New Roman"/>
          <w:sz w:val="24"/>
          <w:szCs w:val="24"/>
        </w:rPr>
        <w:br/>
        <w:t>Effort: N/A</w:t>
      </w:r>
      <w:r w:rsidRPr="003A7324">
        <w:rPr>
          <w:rFonts w:ascii="Times New Roman" w:hAnsi="Times New Roman"/>
          <w:sz w:val="24"/>
          <w:szCs w:val="24"/>
        </w:rPr>
        <w:br/>
        <w:t>Total Sponsor Costs: Approximately $50,000 (WSPH Seed Funds: $30,000; CAIDS Research Assistant Funds: $20,000)</w:t>
      </w:r>
      <w:r w:rsidRPr="003A7324">
        <w:rPr>
          <w:rFonts w:ascii="Times New Roman" w:hAnsi="Times New Roman"/>
          <w:sz w:val="24"/>
          <w:szCs w:val="24"/>
        </w:rPr>
        <w:br/>
        <w:t>Status: Funded / Active</w:t>
      </w:r>
      <w:r w:rsidRPr="003A7324">
        <w:rPr>
          <w:rFonts w:ascii="Times New Roman" w:hAnsi="Times New Roman"/>
          <w:sz w:val="24"/>
          <w:szCs w:val="24"/>
        </w:rPr>
        <w:br/>
        <w:t>Description: Develops and pilots SMART-pred, a scalable multi-algorithm AI/ML platform for population health surveillance, extending an Alzheimer’s-focused prediction tool to broader applications such as cancer, maternal health, and infectious diseases, while providing intensive graduate student training in applied AI and biostatistics.</w:t>
      </w:r>
      <w:bookmarkStart w:id="8" w:name="fnref1_1"/>
      <w:bookmarkEnd w:id="8"/>
      <w:r w:rsidRPr="003A7324">
        <w:rPr>
          <w:rFonts w:ascii="Times New Roman" w:hAnsi="Times New Roman"/>
          <w:sz w:val="24"/>
          <w:szCs w:val="24"/>
        </w:rPr>
        <w:t xml:space="preserve"> </w:t>
      </w:r>
    </w:p>
    <w:p w14:paraId="652F5254" w14:textId="77777777" w:rsidR="00C25ECE" w:rsidRPr="003A7324" w:rsidRDefault="00C25ECE" w:rsidP="003A7324">
      <w:pPr>
        <w:pStyle w:val="CVSubheading"/>
        <w:spacing w:line="360" w:lineRule="auto"/>
        <w:rPr>
          <w:rFonts w:ascii="Times New Roman" w:hAnsi="Times New Roman"/>
          <w:sz w:val="24"/>
          <w:szCs w:val="24"/>
        </w:rPr>
      </w:pPr>
      <w:bookmarkStart w:id="9" w:name="c_2_2_submitted_pending_and_unfun_f0196d"/>
      <w:r w:rsidRPr="003A7324">
        <w:rPr>
          <w:rFonts w:ascii="Times New Roman" w:hAnsi="Times New Roman"/>
          <w:sz w:val="24"/>
          <w:szCs w:val="24"/>
        </w:rPr>
        <w:lastRenderedPageBreak/>
        <w:t>C.2.2. Submitted / Pending and Unfunded Applications</w:t>
      </w:r>
      <w:bookmarkEnd w:id="9"/>
    </w:p>
    <w:p w14:paraId="637644D8" w14:textId="77777777" w:rsidR="00A23673" w:rsidRPr="003A7324" w:rsidRDefault="00F42447" w:rsidP="003A7324">
      <w:pPr>
        <w:pStyle w:val="CVListItem"/>
        <w:keepNext/>
        <w:spacing w:line="360" w:lineRule="auto"/>
        <w:rPr>
          <w:rFonts w:ascii="Times New Roman" w:hAnsi="Times New Roman"/>
          <w:bCs/>
          <w:sz w:val="24"/>
          <w:szCs w:val="24"/>
        </w:rPr>
      </w:pPr>
      <w:r w:rsidRPr="003A7324">
        <w:rPr>
          <w:rFonts w:ascii="Times New Roman" w:hAnsi="Times New Roman"/>
          <w:bCs/>
          <w:sz w:val="24"/>
          <w:szCs w:val="24"/>
        </w:rPr>
        <w:t>1.</w:t>
      </w:r>
      <w:r w:rsidRPr="003A7324">
        <w:rPr>
          <w:rFonts w:ascii="Times New Roman" w:hAnsi="Times New Roman"/>
          <w:bCs/>
          <w:sz w:val="24"/>
          <w:szCs w:val="24"/>
        </w:rPr>
        <w:tab/>
      </w:r>
      <w:r w:rsidRPr="003A7324">
        <w:rPr>
          <w:rFonts w:ascii="Times New Roman" w:hAnsi="Times New Roman"/>
          <w:b/>
          <w:sz w:val="24"/>
          <w:szCs w:val="24"/>
        </w:rPr>
        <w:t>Vilda(PI)</w:t>
      </w:r>
      <w:r w:rsidRPr="003A7324">
        <w:rPr>
          <w:rFonts w:ascii="Times New Roman" w:hAnsi="Times New Roman"/>
          <w:sz w:val="24"/>
          <w:szCs w:val="24"/>
        </w:rPr>
        <w:t>  4/1/2027</w:t>
      </w:r>
      <w:r w:rsidRPr="003A7324">
        <w:rPr>
          <w:rFonts w:ascii="Times New Roman" w:hAnsi="Times New Roman"/>
          <w:b/>
          <w:sz w:val="24"/>
          <w:szCs w:val="24"/>
        </w:rPr>
        <w:t xml:space="preserve"> - </w:t>
      </w:r>
      <w:r w:rsidRPr="003A7324">
        <w:rPr>
          <w:rFonts w:ascii="Times New Roman" w:hAnsi="Times New Roman"/>
          <w:bCs/>
          <w:sz w:val="24"/>
          <w:szCs w:val="24"/>
        </w:rPr>
        <w:t>3/31/2032</w:t>
      </w:r>
    </w:p>
    <w:p w14:paraId="4B3BF4A0" w14:textId="77777777" w:rsidR="00812CCF" w:rsidRPr="003A7324" w:rsidRDefault="00812CCF" w:rsidP="003A7324">
      <w:pPr>
        <w:pStyle w:val="CVListContinued"/>
        <w:keepNext/>
        <w:spacing w:line="360" w:lineRule="auto"/>
        <w:rPr>
          <w:rFonts w:ascii="Times New Roman" w:hAnsi="Times New Roman"/>
          <w:b/>
          <w:sz w:val="24"/>
          <w:szCs w:val="24"/>
        </w:rPr>
      </w:pPr>
      <w:r w:rsidRPr="003A7324">
        <w:rPr>
          <w:rFonts w:ascii="Times New Roman" w:hAnsi="Times New Roman"/>
          <w:b/>
          <w:sz w:val="24"/>
          <w:szCs w:val="24"/>
        </w:rPr>
        <w:t>Multilevel machine learning to predict and prevent adverse pregnancy, birth, and postpartum outcomes in Louisiana (26-0873-P0001)</w:t>
      </w:r>
    </w:p>
    <w:p w14:paraId="56247604" w14:textId="77777777" w:rsidR="00F42447" w:rsidRPr="003A7324" w:rsidRDefault="00B5063D" w:rsidP="003A7324">
      <w:pPr>
        <w:pStyle w:val="CVListContinued"/>
        <w:spacing w:line="360" w:lineRule="auto"/>
        <w:rPr>
          <w:rFonts w:ascii="Times New Roman" w:hAnsi="Times New Roman"/>
          <w:sz w:val="24"/>
          <w:szCs w:val="24"/>
        </w:rPr>
      </w:pPr>
      <w:r w:rsidRPr="003A7324">
        <w:rPr>
          <w:rFonts w:ascii="Times New Roman" w:hAnsi="Times New Roman"/>
          <w:sz w:val="24"/>
          <w:szCs w:val="24"/>
        </w:rPr>
        <w:t>Role: Co-Investigator</w:t>
      </w:r>
      <w:r w:rsidRPr="003A7324">
        <w:rPr>
          <w:rFonts w:ascii="Times New Roman" w:hAnsi="Times New Roman"/>
          <w:sz w:val="24"/>
          <w:szCs w:val="24"/>
        </w:rPr>
        <w:br/>
        <w:t>Effort: 10%</w:t>
      </w:r>
      <w:r w:rsidRPr="003A7324">
        <w:rPr>
          <w:rFonts w:ascii="Times New Roman" w:hAnsi="Times New Roman"/>
          <w:sz w:val="24"/>
          <w:szCs w:val="24"/>
        </w:rPr>
        <w:br/>
        <w:t>Total Sponsor Costs: $ 3,553,208</w:t>
      </w:r>
      <w:r w:rsidRPr="003A7324">
        <w:rPr>
          <w:rFonts w:ascii="Times New Roman" w:hAnsi="Times New Roman"/>
          <w:sz w:val="24"/>
          <w:szCs w:val="24"/>
        </w:rPr>
        <w:br/>
        <w:t>Status: Under review</w:t>
      </w:r>
      <w:r w:rsidRPr="003A7324">
        <w:rPr>
          <w:rFonts w:ascii="Times New Roman" w:hAnsi="Times New Roman"/>
          <w:sz w:val="24"/>
          <w:szCs w:val="24"/>
        </w:rPr>
        <w:br/>
        <w:t xml:space="preserve">Description: Provides multilevel AI/ML modeling support </w:t>
      </w:r>
      <w:r w:rsidRPr="003A7324">
        <w:rPr>
          <w:rFonts w:ascii="Times New Roman" w:hAnsi="Times New Roman"/>
          <w:bCs/>
          <w:sz w:val="24"/>
          <w:szCs w:val="24"/>
        </w:rPr>
        <w:t>to predict and prevent adverse pregnancy, birth, and postpartum outcomes in Louisiana</w:t>
      </w:r>
      <w:r w:rsidRPr="003A7324">
        <w:rPr>
          <w:rFonts w:ascii="Times New Roman" w:hAnsi="Times New Roman"/>
          <w:sz w:val="24"/>
          <w:szCs w:val="24"/>
        </w:rPr>
        <w:t xml:space="preserve">. </w:t>
      </w:r>
    </w:p>
    <w:p w14:paraId="4FD053C4" w14:textId="77777777" w:rsidR="007F67A4" w:rsidRPr="003A7324" w:rsidRDefault="00320D9F" w:rsidP="003A7324">
      <w:pPr>
        <w:pStyle w:val="CVListItem"/>
        <w:keepNext/>
        <w:spacing w:line="360" w:lineRule="auto"/>
        <w:rPr>
          <w:rFonts w:ascii="Times New Roman" w:hAnsi="Times New Roman"/>
          <w:sz w:val="24"/>
          <w:szCs w:val="24"/>
        </w:rPr>
      </w:pPr>
      <w:r w:rsidRPr="003A7324">
        <w:rPr>
          <w:rFonts w:ascii="Times New Roman" w:hAnsi="Times New Roman"/>
          <w:b/>
          <w:bCs/>
          <w:sz w:val="24"/>
          <w:szCs w:val="24"/>
        </w:rPr>
        <w:t>2.</w:t>
      </w:r>
      <w:r w:rsidRPr="003A7324">
        <w:rPr>
          <w:rFonts w:ascii="Times New Roman" w:hAnsi="Times New Roman"/>
          <w:b/>
          <w:bCs/>
          <w:sz w:val="24"/>
          <w:szCs w:val="24"/>
        </w:rPr>
        <w:tab/>
        <w:t>Kakraba (PI)</w:t>
      </w:r>
      <w:r w:rsidRPr="003A7324">
        <w:rPr>
          <w:rFonts w:ascii="Times New Roman" w:hAnsi="Times New Roman"/>
          <w:sz w:val="24"/>
          <w:szCs w:val="24"/>
        </w:rPr>
        <w:t> 09/2026–09/2029</w:t>
      </w:r>
      <w:r w:rsidRPr="003A7324">
        <w:rPr>
          <w:rFonts w:ascii="Times New Roman" w:hAnsi="Times New Roman"/>
          <w:sz w:val="24"/>
          <w:szCs w:val="24"/>
        </w:rPr>
        <w:br/>
        <w:t>Josial Macy Jr. Foundation – SMART-Pred v2 Teach: Transforming the Clinical Learning Environment for Equitable, Explainable Clinical Prediction and AI (Board Grant)</w:t>
      </w:r>
      <w:r w:rsidRPr="003A7324">
        <w:rPr>
          <w:rFonts w:ascii="Times New Roman" w:hAnsi="Times New Roman"/>
          <w:sz w:val="24"/>
          <w:szCs w:val="24"/>
        </w:rPr>
        <w:br/>
        <w:t>Role: PI</w:t>
      </w:r>
    </w:p>
    <w:p w14:paraId="062A57A7" w14:textId="77777777" w:rsidR="007F67A4" w:rsidRPr="003A7324" w:rsidRDefault="007F67A4" w:rsidP="003A7324">
      <w:pPr>
        <w:pStyle w:val="CVListContinued"/>
        <w:keepNext/>
        <w:spacing w:line="360" w:lineRule="auto"/>
        <w:rPr>
          <w:rFonts w:ascii="Times New Roman" w:hAnsi="Times New Roman"/>
          <w:sz w:val="24"/>
          <w:szCs w:val="24"/>
        </w:rPr>
      </w:pPr>
      <w:r w:rsidRPr="003A7324">
        <w:rPr>
          <w:rFonts w:ascii="Times New Roman" w:hAnsi="Times New Roman"/>
          <w:sz w:val="24"/>
          <w:szCs w:val="24"/>
        </w:rPr>
        <w:t>Effort: 30%</w:t>
      </w:r>
      <w:r w:rsidRPr="003A7324">
        <w:rPr>
          <w:rFonts w:ascii="Times New Roman" w:hAnsi="Times New Roman"/>
          <w:sz w:val="24"/>
          <w:szCs w:val="24"/>
        </w:rPr>
        <w:br/>
        <w:t>Total Sponsor Costs: Approx. $300,000 (3 years)</w:t>
      </w:r>
      <w:r w:rsidRPr="003A7324">
        <w:rPr>
          <w:rFonts w:ascii="Times New Roman" w:hAnsi="Times New Roman"/>
          <w:sz w:val="24"/>
          <w:szCs w:val="24"/>
        </w:rPr>
        <w:br/>
        <w:t>Status: Submitted</w:t>
      </w:r>
    </w:p>
    <w:p w14:paraId="21716628" w14:textId="77777777" w:rsidR="007F67A4" w:rsidRPr="003A7324" w:rsidRDefault="007F67A4" w:rsidP="003A7324">
      <w:pPr>
        <w:pStyle w:val="CVListContinued"/>
        <w:spacing w:line="360" w:lineRule="auto"/>
        <w:rPr>
          <w:rFonts w:ascii="Times New Roman" w:hAnsi="Times New Roman"/>
          <w:sz w:val="24"/>
          <w:szCs w:val="24"/>
        </w:rPr>
      </w:pPr>
      <w:r w:rsidRPr="003A7324">
        <w:rPr>
          <w:rFonts w:ascii="Times New Roman" w:hAnsi="Times New Roman"/>
          <w:sz w:val="24"/>
          <w:szCs w:val="24"/>
        </w:rPr>
        <w:t>Description: SMART-Pred v2 Teach is built on existing, validated work from my laboratory. The curriculum centers on SMART-Pred v2, an open-source Shiny platform I have already developed that integrates multi-algorithm benchmarking, SHAP-based explainability, subgroup equity analysis, temporal surveillance, and operational decision-support views</w:t>
      </w:r>
    </w:p>
    <w:p w14:paraId="1668C0C2" w14:textId="77777777" w:rsidR="007F67A4" w:rsidRPr="003A7324" w:rsidRDefault="007F67A4" w:rsidP="003A7324">
      <w:pPr>
        <w:pStyle w:val="CVListItem"/>
        <w:numPr>
          <w:ilvl w:val="0"/>
          <w:numId w:val="33"/>
        </w:numPr>
        <w:spacing w:line="360" w:lineRule="auto"/>
        <w:ind w:left="432" w:hanging="432"/>
        <w:rPr>
          <w:rFonts w:ascii="Times New Roman" w:hAnsi="Times New Roman"/>
          <w:sz w:val="24"/>
          <w:szCs w:val="24"/>
        </w:rPr>
      </w:pPr>
      <w:r w:rsidRPr="003A7324">
        <w:rPr>
          <w:rFonts w:ascii="Times New Roman" w:hAnsi="Times New Roman"/>
          <w:b/>
          <w:sz w:val="24"/>
          <w:szCs w:val="24"/>
        </w:rPr>
        <w:t>Shaffer, Doumbia (MPI)</w:t>
      </w:r>
      <w:r w:rsidRPr="003A7324">
        <w:rPr>
          <w:rFonts w:ascii="Times New Roman" w:hAnsi="Times New Roman"/>
          <w:sz w:val="24"/>
          <w:szCs w:val="24"/>
        </w:rPr>
        <w:t> 03/2025–02/2030</w:t>
      </w:r>
      <w:r w:rsidRPr="003A7324">
        <w:rPr>
          <w:rFonts w:ascii="Times New Roman" w:hAnsi="Times New Roman"/>
          <w:sz w:val="24"/>
          <w:szCs w:val="24"/>
        </w:rPr>
        <w:br/>
      </w:r>
      <w:r w:rsidRPr="003A7324">
        <w:rPr>
          <w:rFonts w:ascii="Times New Roman" w:hAnsi="Times New Roman"/>
          <w:b/>
          <w:sz w:val="24"/>
          <w:szCs w:val="24"/>
        </w:rPr>
        <w:t>NIH – Advancing Data Science Training for Enhancing Global Infectious Diseases in West Africa (D43; 26-0076-P0001)</w:t>
      </w:r>
      <w:r w:rsidRPr="003A7324">
        <w:rPr>
          <w:rFonts w:ascii="Times New Roman" w:hAnsi="Times New Roman"/>
          <w:sz w:val="24"/>
          <w:szCs w:val="24"/>
        </w:rPr>
        <w:br/>
        <w:t>Role: Co-Investigator (Subaward)</w:t>
      </w:r>
      <w:r w:rsidRPr="003A7324">
        <w:rPr>
          <w:rFonts w:ascii="Times New Roman" w:hAnsi="Times New Roman"/>
          <w:sz w:val="24"/>
          <w:szCs w:val="24"/>
        </w:rPr>
        <w:br/>
        <w:t>Effort: ~7.5% (biostatistics and data science contribution)</w:t>
      </w:r>
      <w:r w:rsidRPr="003A7324">
        <w:rPr>
          <w:rFonts w:ascii="Times New Roman" w:hAnsi="Times New Roman"/>
          <w:sz w:val="24"/>
          <w:szCs w:val="24"/>
        </w:rPr>
        <w:br/>
        <w:t>Total Sponsor Costs: Approx. $545,000 (prime award; subaward to Tulane)</w:t>
      </w:r>
      <w:r w:rsidRPr="003A7324">
        <w:rPr>
          <w:rFonts w:ascii="Times New Roman" w:hAnsi="Times New Roman"/>
          <w:sz w:val="24"/>
          <w:szCs w:val="24"/>
        </w:rPr>
        <w:br/>
        <w:t>Status: Unfunded (not awarded to date)</w:t>
      </w:r>
      <w:r w:rsidRPr="003A7324">
        <w:rPr>
          <w:rFonts w:ascii="Times New Roman" w:hAnsi="Times New Roman"/>
          <w:sz w:val="24"/>
          <w:szCs w:val="24"/>
        </w:rPr>
        <w:br/>
        <w:t>Description: Provides biostatistical and data science expertise to support training and research activities in global infectious disease surveillance in West Africa.</w:t>
      </w:r>
      <w:bookmarkStart w:id="10" w:name="fnref1_2"/>
      <w:bookmarkEnd w:id="10"/>
    </w:p>
    <w:p w14:paraId="4BB79D1B" w14:textId="77777777" w:rsidR="000B2780" w:rsidRPr="003A7324" w:rsidRDefault="000B2780" w:rsidP="003A7324">
      <w:pPr>
        <w:pStyle w:val="CVListItem"/>
        <w:keepNext/>
        <w:numPr>
          <w:ilvl w:val="0"/>
          <w:numId w:val="33"/>
        </w:numPr>
        <w:spacing w:line="360" w:lineRule="auto"/>
        <w:ind w:left="432" w:hanging="432"/>
        <w:rPr>
          <w:rFonts w:ascii="Times New Roman" w:hAnsi="Times New Roman"/>
          <w:sz w:val="24"/>
          <w:szCs w:val="24"/>
        </w:rPr>
      </w:pPr>
      <w:r w:rsidRPr="003A7324">
        <w:rPr>
          <w:rFonts w:ascii="Times New Roman" w:hAnsi="Times New Roman"/>
          <w:b/>
          <w:bCs/>
          <w:sz w:val="24"/>
          <w:szCs w:val="24"/>
        </w:rPr>
        <w:lastRenderedPageBreak/>
        <w:t>Japa(PI)</w:t>
      </w:r>
      <w:r w:rsidRPr="003A7324">
        <w:rPr>
          <w:rFonts w:ascii="Times New Roman" w:hAnsi="Times New Roman"/>
          <w:sz w:val="24"/>
          <w:szCs w:val="24"/>
        </w:rPr>
        <w:t xml:space="preserve">   4/1/2027 - 3/31/2029</w:t>
      </w:r>
    </w:p>
    <w:p w14:paraId="5E12EB59" w14:textId="77777777" w:rsidR="00B5063D" w:rsidRPr="003A7324" w:rsidRDefault="004D773B" w:rsidP="003A7324">
      <w:pPr>
        <w:pStyle w:val="CVListContinued"/>
        <w:keepNext/>
        <w:spacing w:line="360" w:lineRule="auto"/>
        <w:rPr>
          <w:rFonts w:ascii="Times New Roman" w:hAnsi="Times New Roman"/>
          <w:b/>
          <w:bCs/>
          <w:sz w:val="24"/>
          <w:szCs w:val="24"/>
        </w:rPr>
      </w:pPr>
      <w:r w:rsidRPr="003A7324">
        <w:rPr>
          <w:rFonts w:ascii="Times New Roman" w:hAnsi="Times New Roman"/>
          <w:b/>
          <w:bCs/>
          <w:sz w:val="24"/>
          <w:szCs w:val="24"/>
        </w:rPr>
        <w:t>A Neurovascular Pathway to Apathy in AD/ADRD: Extracellular Vesicle and Imaging Markers of Vascular and White Matter Injury (26-1193-P0001)</w:t>
      </w:r>
    </w:p>
    <w:p w14:paraId="16DBADAB" w14:textId="77777777" w:rsidR="00653FC9" w:rsidRPr="003A7324" w:rsidRDefault="00643493" w:rsidP="003A7324">
      <w:pPr>
        <w:pStyle w:val="CVListContinued"/>
        <w:spacing w:line="360" w:lineRule="auto"/>
        <w:rPr>
          <w:rFonts w:ascii="Times New Roman" w:hAnsi="Times New Roman"/>
          <w:sz w:val="24"/>
          <w:szCs w:val="24"/>
        </w:rPr>
      </w:pPr>
      <w:r w:rsidRPr="003A7324">
        <w:rPr>
          <w:rFonts w:ascii="Times New Roman" w:hAnsi="Times New Roman"/>
          <w:sz w:val="24"/>
          <w:szCs w:val="24"/>
        </w:rPr>
        <w:t>Role: Co-Investigator</w:t>
      </w:r>
      <w:r w:rsidRPr="003A7324">
        <w:rPr>
          <w:rFonts w:ascii="Times New Roman" w:hAnsi="Times New Roman"/>
          <w:sz w:val="24"/>
          <w:szCs w:val="24"/>
        </w:rPr>
        <w:br/>
        <w:t>Effort: 5%</w:t>
      </w:r>
      <w:r w:rsidRPr="003A7324">
        <w:rPr>
          <w:rFonts w:ascii="Times New Roman" w:hAnsi="Times New Roman"/>
          <w:sz w:val="24"/>
          <w:szCs w:val="24"/>
        </w:rPr>
        <w:br/>
        <w:t>Total Sponsor Costs: $ 420750</w:t>
      </w:r>
      <w:r w:rsidRPr="003A7324">
        <w:rPr>
          <w:rFonts w:ascii="Times New Roman" w:hAnsi="Times New Roman"/>
          <w:sz w:val="24"/>
          <w:szCs w:val="24"/>
        </w:rPr>
        <w:br/>
        <w:t>Status: Under review</w:t>
      </w:r>
      <w:r w:rsidRPr="003A7324">
        <w:rPr>
          <w:rFonts w:ascii="Times New Roman" w:hAnsi="Times New Roman"/>
          <w:sz w:val="24"/>
          <w:szCs w:val="24"/>
        </w:rPr>
        <w:br/>
        <w:t xml:space="preserve">Description: Provides biostatistical and computational support for the study. </w:t>
      </w:r>
    </w:p>
    <w:p w14:paraId="04A24806" w14:textId="77777777" w:rsidR="00C25ECE" w:rsidRPr="003A7324" w:rsidRDefault="00C25ECE" w:rsidP="003A7324">
      <w:pPr>
        <w:pStyle w:val="CVListItem"/>
        <w:numPr>
          <w:ilvl w:val="0"/>
          <w:numId w:val="33"/>
        </w:numPr>
        <w:spacing w:line="360" w:lineRule="auto"/>
        <w:ind w:left="432" w:hanging="432"/>
        <w:rPr>
          <w:rFonts w:ascii="Times New Roman" w:hAnsi="Times New Roman"/>
          <w:sz w:val="24"/>
          <w:szCs w:val="24"/>
        </w:rPr>
      </w:pPr>
      <w:r w:rsidRPr="003A7324">
        <w:rPr>
          <w:rFonts w:ascii="Times New Roman" w:hAnsi="Times New Roman"/>
          <w:b/>
          <w:sz w:val="24"/>
          <w:szCs w:val="24"/>
        </w:rPr>
        <w:t>Hutchinson (PI)</w:t>
      </w:r>
      <w:r w:rsidRPr="003A7324">
        <w:rPr>
          <w:rFonts w:ascii="Times New Roman" w:hAnsi="Times New Roman"/>
          <w:sz w:val="24"/>
          <w:szCs w:val="24"/>
        </w:rPr>
        <w:t> 04/2026–03/2028</w:t>
      </w:r>
      <w:r w:rsidRPr="003A7324">
        <w:rPr>
          <w:rFonts w:ascii="Times New Roman" w:hAnsi="Times New Roman"/>
          <w:sz w:val="24"/>
          <w:szCs w:val="24"/>
        </w:rPr>
        <w:br/>
      </w:r>
      <w:r w:rsidRPr="003A7324">
        <w:rPr>
          <w:rFonts w:ascii="Times New Roman" w:hAnsi="Times New Roman"/>
          <w:b/>
          <w:sz w:val="24"/>
          <w:szCs w:val="24"/>
        </w:rPr>
        <w:t>Coefficient Giving – AI-Enhanced Forecasting to Reduce Contraceptive Stockouts and Unplanned Pregnancies in LMICs (26-0621-P0001)</w:t>
      </w:r>
      <w:r w:rsidRPr="003A7324">
        <w:rPr>
          <w:rFonts w:ascii="Times New Roman" w:hAnsi="Times New Roman"/>
          <w:sz w:val="24"/>
          <w:szCs w:val="24"/>
        </w:rPr>
        <w:br/>
        <w:t>Role: Co-Investigator</w:t>
      </w:r>
      <w:r w:rsidRPr="003A7324">
        <w:rPr>
          <w:rFonts w:ascii="Times New Roman" w:hAnsi="Times New Roman"/>
          <w:sz w:val="24"/>
          <w:szCs w:val="24"/>
        </w:rPr>
        <w:br/>
        <w:t>Effort: 10%</w:t>
      </w:r>
      <w:r w:rsidRPr="003A7324">
        <w:rPr>
          <w:rFonts w:ascii="Times New Roman" w:hAnsi="Times New Roman"/>
          <w:sz w:val="24"/>
          <w:szCs w:val="24"/>
        </w:rPr>
        <w:br/>
        <w:t>Total Sponsor Costs: $600,000</w:t>
      </w:r>
      <w:r w:rsidRPr="003A7324">
        <w:rPr>
          <w:rFonts w:ascii="Times New Roman" w:hAnsi="Times New Roman"/>
          <w:sz w:val="24"/>
          <w:szCs w:val="24"/>
        </w:rPr>
        <w:br/>
        <w:t>Status: Unfunded</w:t>
      </w:r>
      <w:r w:rsidRPr="003A7324">
        <w:rPr>
          <w:rFonts w:ascii="Times New Roman" w:hAnsi="Times New Roman"/>
          <w:sz w:val="24"/>
          <w:szCs w:val="24"/>
        </w:rPr>
        <w:br/>
        <w:t>Description: Provides AI/ML modeling support for contraceptive supply chain forecasting to reduce stockouts and unplanned pregnancies in low- and middle-income countries.</w:t>
      </w:r>
      <w:bookmarkStart w:id="11" w:name="fnref1_3"/>
      <w:bookmarkEnd w:id="11"/>
      <w:r w:rsidRPr="003A7324">
        <w:rPr>
          <w:rFonts w:ascii="Times New Roman" w:hAnsi="Times New Roman"/>
          <w:sz w:val="24"/>
          <w:szCs w:val="24"/>
        </w:rPr>
        <w:t xml:space="preserve"> </w:t>
      </w:r>
    </w:p>
    <w:p w14:paraId="60B1CBEB" w14:textId="77777777" w:rsidR="00C25ECE" w:rsidRPr="003A7324" w:rsidRDefault="00C25ECE" w:rsidP="003A7324">
      <w:pPr>
        <w:pStyle w:val="CVListItem"/>
        <w:numPr>
          <w:ilvl w:val="0"/>
          <w:numId w:val="33"/>
        </w:numPr>
        <w:spacing w:line="360" w:lineRule="auto"/>
        <w:ind w:left="432" w:hanging="432"/>
        <w:rPr>
          <w:rFonts w:ascii="Times New Roman" w:hAnsi="Times New Roman"/>
          <w:sz w:val="24"/>
          <w:szCs w:val="24"/>
        </w:rPr>
      </w:pPr>
      <w:r w:rsidRPr="003A7324">
        <w:rPr>
          <w:rFonts w:ascii="Times New Roman" w:hAnsi="Times New Roman"/>
          <w:b/>
          <w:sz w:val="24"/>
          <w:szCs w:val="24"/>
        </w:rPr>
        <w:t>Hutchinson (PI)</w:t>
      </w:r>
      <w:r w:rsidRPr="003A7324">
        <w:rPr>
          <w:rFonts w:ascii="Times New Roman" w:hAnsi="Times New Roman"/>
          <w:sz w:val="24"/>
          <w:szCs w:val="24"/>
        </w:rPr>
        <w:t> 10/2025–03/2027</w:t>
      </w:r>
      <w:r w:rsidRPr="003A7324">
        <w:rPr>
          <w:rFonts w:ascii="Times New Roman" w:hAnsi="Times New Roman"/>
          <w:sz w:val="24"/>
          <w:szCs w:val="24"/>
        </w:rPr>
        <w:br/>
      </w:r>
      <w:r w:rsidRPr="003A7324">
        <w:rPr>
          <w:rFonts w:ascii="Times New Roman" w:hAnsi="Times New Roman"/>
          <w:b/>
          <w:sz w:val="24"/>
          <w:szCs w:val="24"/>
        </w:rPr>
        <w:t>Bill &amp; Melinda Gates Foundation – Economic Impact of Gender Violence and Mental Health (EIGVM) Calculator (25-0865-P0001)</w:t>
      </w:r>
      <w:r w:rsidRPr="003A7324">
        <w:rPr>
          <w:rFonts w:ascii="Times New Roman" w:hAnsi="Times New Roman"/>
          <w:sz w:val="24"/>
          <w:szCs w:val="24"/>
        </w:rPr>
        <w:br/>
        <w:t>Role: Co-Investigator</w:t>
      </w:r>
      <w:r w:rsidRPr="003A7324">
        <w:rPr>
          <w:rFonts w:ascii="Times New Roman" w:hAnsi="Times New Roman"/>
          <w:sz w:val="24"/>
          <w:szCs w:val="24"/>
        </w:rPr>
        <w:br/>
        <w:t>Effort: 10%</w:t>
      </w:r>
      <w:r w:rsidRPr="003A7324">
        <w:rPr>
          <w:rFonts w:ascii="Times New Roman" w:hAnsi="Times New Roman"/>
          <w:sz w:val="24"/>
          <w:szCs w:val="24"/>
        </w:rPr>
        <w:br/>
        <w:t>Total Sponsor Costs: $149,955</w:t>
      </w:r>
      <w:r w:rsidRPr="003A7324">
        <w:rPr>
          <w:rFonts w:ascii="Times New Roman" w:hAnsi="Times New Roman"/>
          <w:sz w:val="24"/>
          <w:szCs w:val="24"/>
        </w:rPr>
        <w:br/>
        <w:t>Status: Unfunded</w:t>
      </w:r>
      <w:r w:rsidRPr="003A7324">
        <w:rPr>
          <w:rFonts w:ascii="Times New Roman" w:hAnsi="Times New Roman"/>
          <w:sz w:val="24"/>
          <w:szCs w:val="24"/>
        </w:rPr>
        <w:br/>
        <w:t>Description: Contributes data science and analytical methods for economic impact modeling of gender-based violence and mental health outcomes.</w:t>
      </w:r>
      <w:bookmarkStart w:id="12" w:name="fnref1_4"/>
      <w:bookmarkEnd w:id="12"/>
      <w:r w:rsidRPr="003A7324">
        <w:rPr>
          <w:rFonts w:ascii="Times New Roman" w:hAnsi="Times New Roman"/>
          <w:sz w:val="24"/>
          <w:szCs w:val="24"/>
        </w:rPr>
        <w:t xml:space="preserve"> </w:t>
      </w:r>
    </w:p>
    <w:p w14:paraId="1FE8E9FD" w14:textId="77777777" w:rsidR="00C25ECE" w:rsidRPr="003A7324" w:rsidRDefault="00C25ECE" w:rsidP="003A7324">
      <w:pPr>
        <w:pStyle w:val="CVListItem"/>
        <w:numPr>
          <w:ilvl w:val="0"/>
          <w:numId w:val="33"/>
        </w:numPr>
        <w:spacing w:line="360" w:lineRule="auto"/>
        <w:ind w:left="432" w:hanging="432"/>
        <w:rPr>
          <w:rFonts w:ascii="Times New Roman" w:hAnsi="Times New Roman"/>
          <w:sz w:val="24"/>
          <w:szCs w:val="24"/>
        </w:rPr>
      </w:pPr>
      <w:r w:rsidRPr="003A7324">
        <w:rPr>
          <w:rFonts w:ascii="Times New Roman" w:hAnsi="Times New Roman"/>
          <w:b/>
          <w:sz w:val="24"/>
          <w:szCs w:val="24"/>
        </w:rPr>
        <w:lastRenderedPageBreak/>
        <w:t>Datta (PI)</w:t>
      </w:r>
      <w:r w:rsidRPr="003A7324">
        <w:rPr>
          <w:rFonts w:ascii="Times New Roman" w:hAnsi="Times New Roman"/>
          <w:sz w:val="24"/>
          <w:szCs w:val="24"/>
        </w:rPr>
        <w:t> 07/2025–06/2030</w:t>
      </w:r>
      <w:r w:rsidRPr="003A7324">
        <w:rPr>
          <w:rFonts w:ascii="Times New Roman" w:hAnsi="Times New Roman"/>
          <w:sz w:val="24"/>
          <w:szCs w:val="24"/>
        </w:rPr>
        <w:br/>
      </w:r>
      <w:r w:rsidRPr="003A7324">
        <w:rPr>
          <w:rFonts w:ascii="Times New Roman" w:hAnsi="Times New Roman"/>
          <w:b/>
          <w:sz w:val="24"/>
          <w:szCs w:val="24"/>
        </w:rPr>
        <w:t>NIH (Tulane National Primate Research Center) – Neuroinflammation and CNS HIV Persistence: Role of DDX3 (R01; 25-0492-P0001)</w:t>
      </w:r>
      <w:r w:rsidRPr="003A7324">
        <w:rPr>
          <w:rFonts w:ascii="Times New Roman" w:hAnsi="Times New Roman"/>
          <w:sz w:val="24"/>
          <w:szCs w:val="24"/>
        </w:rPr>
        <w:br/>
        <w:t>Role: Co-Investigator</w:t>
      </w:r>
      <w:r w:rsidRPr="003A7324">
        <w:rPr>
          <w:rFonts w:ascii="Times New Roman" w:hAnsi="Times New Roman"/>
          <w:sz w:val="24"/>
          <w:szCs w:val="24"/>
        </w:rPr>
        <w:br/>
        <w:t>Effort: 5%</w:t>
      </w:r>
      <w:r w:rsidRPr="003A7324">
        <w:rPr>
          <w:rFonts w:ascii="Times New Roman" w:hAnsi="Times New Roman"/>
          <w:sz w:val="24"/>
          <w:szCs w:val="24"/>
        </w:rPr>
        <w:br/>
        <w:t>Total Sponsor Costs: $3,393,494</w:t>
      </w:r>
      <w:r w:rsidRPr="003A7324">
        <w:rPr>
          <w:rFonts w:ascii="Times New Roman" w:hAnsi="Times New Roman"/>
          <w:sz w:val="24"/>
          <w:szCs w:val="24"/>
        </w:rPr>
        <w:br/>
        <w:t>Status: Unfunded</w:t>
      </w:r>
      <w:r w:rsidRPr="003A7324">
        <w:rPr>
          <w:rFonts w:ascii="Times New Roman" w:hAnsi="Times New Roman"/>
          <w:sz w:val="24"/>
          <w:szCs w:val="24"/>
        </w:rPr>
        <w:br/>
        <w:t>Description: Provides biostatistical and computational support for CNS HIV neuroinflammation research, with emphasis on DDX3-mediated mechanisms.</w:t>
      </w:r>
      <w:bookmarkStart w:id="13" w:name="fnref1_5"/>
      <w:bookmarkEnd w:id="13"/>
      <w:r w:rsidRPr="003A7324">
        <w:rPr>
          <w:rFonts w:ascii="Times New Roman" w:hAnsi="Times New Roman"/>
          <w:sz w:val="24"/>
          <w:szCs w:val="24"/>
        </w:rPr>
        <w:t xml:space="preserve"> </w:t>
      </w:r>
    </w:p>
    <w:p w14:paraId="45654CCD" w14:textId="77777777" w:rsidR="00C25ECE" w:rsidRPr="003A7324" w:rsidRDefault="00C25ECE" w:rsidP="003A7324">
      <w:pPr>
        <w:pStyle w:val="CVListItem"/>
        <w:numPr>
          <w:ilvl w:val="0"/>
          <w:numId w:val="33"/>
        </w:numPr>
        <w:spacing w:line="360" w:lineRule="auto"/>
        <w:ind w:left="432" w:hanging="432"/>
        <w:rPr>
          <w:rFonts w:ascii="Times New Roman" w:hAnsi="Times New Roman"/>
          <w:sz w:val="24"/>
          <w:szCs w:val="24"/>
        </w:rPr>
      </w:pPr>
      <w:r w:rsidRPr="003A7324">
        <w:rPr>
          <w:rFonts w:ascii="Times New Roman" w:hAnsi="Times New Roman"/>
          <w:b/>
          <w:sz w:val="24"/>
          <w:szCs w:val="24"/>
        </w:rPr>
        <w:t>Datta (PI)</w:t>
      </w:r>
      <w:r w:rsidRPr="003A7324">
        <w:rPr>
          <w:rFonts w:ascii="Times New Roman" w:hAnsi="Times New Roman"/>
          <w:sz w:val="24"/>
          <w:szCs w:val="24"/>
        </w:rPr>
        <w:t> 04/2025–03/2030</w:t>
      </w:r>
      <w:r w:rsidRPr="003A7324">
        <w:rPr>
          <w:rFonts w:ascii="Times New Roman" w:hAnsi="Times New Roman"/>
          <w:sz w:val="24"/>
          <w:szCs w:val="24"/>
        </w:rPr>
        <w:br/>
      </w:r>
      <w:r w:rsidRPr="003A7324">
        <w:rPr>
          <w:rFonts w:ascii="Times New Roman" w:hAnsi="Times New Roman"/>
          <w:b/>
          <w:sz w:val="24"/>
          <w:szCs w:val="24"/>
        </w:rPr>
        <w:t>NIH (Tulane National Primate Research Center) – DDX3X Inhibitor, RK-33, as an Antiviral Agent for HIV-1 Cure (R01; 25-0092-P0001)</w:t>
      </w:r>
      <w:r w:rsidRPr="003A7324">
        <w:rPr>
          <w:rFonts w:ascii="Times New Roman" w:hAnsi="Times New Roman"/>
          <w:sz w:val="24"/>
          <w:szCs w:val="24"/>
        </w:rPr>
        <w:br/>
        <w:t>Role: Co-Investigator</w:t>
      </w:r>
      <w:r w:rsidRPr="003A7324">
        <w:rPr>
          <w:rFonts w:ascii="Times New Roman" w:hAnsi="Times New Roman"/>
          <w:sz w:val="24"/>
          <w:szCs w:val="24"/>
        </w:rPr>
        <w:br/>
        <w:t>Effort: 5%</w:t>
      </w:r>
      <w:r w:rsidRPr="003A7324">
        <w:rPr>
          <w:rFonts w:ascii="Times New Roman" w:hAnsi="Times New Roman"/>
          <w:sz w:val="24"/>
          <w:szCs w:val="24"/>
        </w:rPr>
        <w:br/>
        <w:t>Total Sponsor Costs: $4,233,933</w:t>
      </w:r>
      <w:r w:rsidRPr="003A7324">
        <w:rPr>
          <w:rFonts w:ascii="Times New Roman" w:hAnsi="Times New Roman"/>
          <w:sz w:val="24"/>
          <w:szCs w:val="24"/>
        </w:rPr>
        <w:br/>
        <w:t>Status: Unfunded</w:t>
      </w:r>
      <w:r w:rsidRPr="003A7324">
        <w:rPr>
          <w:rFonts w:ascii="Times New Roman" w:hAnsi="Times New Roman"/>
          <w:sz w:val="24"/>
          <w:szCs w:val="24"/>
        </w:rPr>
        <w:br/>
        <w:t>Description: Contributes statistical modeling and data analysis for antiviral drug discovery and evaluation of DDX3X inhibitor RK‑33 in the context of an HIV‑1 cure.</w:t>
      </w:r>
      <w:bookmarkStart w:id="14" w:name="fnref1_6"/>
      <w:bookmarkEnd w:id="14"/>
      <w:r w:rsidRPr="003A7324">
        <w:rPr>
          <w:rFonts w:ascii="Times New Roman" w:hAnsi="Times New Roman"/>
          <w:sz w:val="24"/>
          <w:szCs w:val="24"/>
        </w:rPr>
        <w:t xml:space="preserve"> </w:t>
      </w:r>
    </w:p>
    <w:p w14:paraId="5A402FA9" w14:textId="77777777" w:rsidR="00C25ECE" w:rsidRPr="003A7324" w:rsidRDefault="00C25ECE" w:rsidP="003A7324">
      <w:pPr>
        <w:pStyle w:val="CVListItem"/>
        <w:numPr>
          <w:ilvl w:val="0"/>
          <w:numId w:val="33"/>
        </w:numPr>
        <w:spacing w:line="360" w:lineRule="auto"/>
        <w:ind w:left="432" w:hanging="432"/>
        <w:rPr>
          <w:rFonts w:ascii="Times New Roman" w:hAnsi="Times New Roman"/>
          <w:sz w:val="24"/>
          <w:szCs w:val="24"/>
        </w:rPr>
      </w:pPr>
      <w:r w:rsidRPr="003A7324">
        <w:rPr>
          <w:rFonts w:ascii="Times New Roman" w:hAnsi="Times New Roman"/>
          <w:b/>
          <w:sz w:val="24"/>
          <w:szCs w:val="24"/>
        </w:rPr>
        <w:t>Srivastav (PI)</w:t>
      </w:r>
      <w:r w:rsidRPr="003A7324">
        <w:rPr>
          <w:rFonts w:ascii="Times New Roman" w:hAnsi="Times New Roman"/>
          <w:sz w:val="24"/>
          <w:szCs w:val="24"/>
        </w:rPr>
        <w:t> 07/2026–06/2029</w:t>
      </w:r>
      <w:r w:rsidRPr="003A7324">
        <w:rPr>
          <w:rFonts w:ascii="Times New Roman" w:hAnsi="Times New Roman"/>
          <w:sz w:val="24"/>
          <w:szCs w:val="24"/>
        </w:rPr>
        <w:br/>
      </w:r>
      <w:r w:rsidRPr="003A7324">
        <w:rPr>
          <w:rFonts w:ascii="Times New Roman" w:hAnsi="Times New Roman"/>
          <w:b/>
          <w:sz w:val="24"/>
          <w:szCs w:val="24"/>
        </w:rPr>
        <w:t>NSF Statistics – Scalable and Efficient Bootstrap Methods (26-0593-P0001)</w:t>
      </w:r>
      <w:r w:rsidRPr="003A7324">
        <w:rPr>
          <w:rFonts w:ascii="Times New Roman" w:hAnsi="Times New Roman"/>
          <w:sz w:val="24"/>
          <w:szCs w:val="24"/>
        </w:rPr>
        <w:br/>
        <w:t>Role: Co-Investigator</w:t>
      </w:r>
      <w:r w:rsidRPr="003A7324">
        <w:rPr>
          <w:rFonts w:ascii="Times New Roman" w:hAnsi="Times New Roman"/>
          <w:sz w:val="24"/>
          <w:szCs w:val="24"/>
        </w:rPr>
        <w:br/>
        <w:t>Effort: 10%</w:t>
      </w:r>
      <w:r w:rsidRPr="003A7324">
        <w:rPr>
          <w:rFonts w:ascii="Times New Roman" w:hAnsi="Times New Roman"/>
          <w:sz w:val="24"/>
          <w:szCs w:val="24"/>
        </w:rPr>
        <w:br/>
        <w:t>Status: Submitted / Under Review</w:t>
      </w:r>
      <w:r w:rsidRPr="003A7324">
        <w:rPr>
          <w:rFonts w:ascii="Times New Roman" w:hAnsi="Times New Roman"/>
          <w:sz w:val="24"/>
          <w:szCs w:val="24"/>
        </w:rPr>
        <w:br/>
        <w:t>Description: Provides statistical and computational expertise for the development and evaluation of scalable bootstrap methodology.</w:t>
      </w:r>
      <w:bookmarkStart w:id="15" w:name="fnref1_7"/>
      <w:bookmarkEnd w:id="15"/>
      <w:r w:rsidRPr="003A7324">
        <w:rPr>
          <w:rFonts w:ascii="Times New Roman" w:hAnsi="Times New Roman"/>
          <w:sz w:val="24"/>
          <w:szCs w:val="24"/>
        </w:rPr>
        <w:t xml:space="preserve"> </w:t>
      </w:r>
    </w:p>
    <w:p w14:paraId="6B714267" w14:textId="77777777" w:rsidR="004D348A" w:rsidRPr="003A7324" w:rsidRDefault="00C25ECE" w:rsidP="003A7324">
      <w:pPr>
        <w:pStyle w:val="CVListItem"/>
        <w:keepNext/>
        <w:numPr>
          <w:ilvl w:val="0"/>
          <w:numId w:val="33"/>
        </w:numPr>
        <w:spacing w:line="360" w:lineRule="auto"/>
        <w:ind w:left="432" w:hanging="432"/>
        <w:rPr>
          <w:rFonts w:ascii="Times New Roman" w:hAnsi="Times New Roman"/>
          <w:sz w:val="24"/>
          <w:szCs w:val="24"/>
        </w:rPr>
      </w:pPr>
      <w:r w:rsidRPr="003A7324">
        <w:rPr>
          <w:rFonts w:ascii="Times New Roman" w:hAnsi="Times New Roman"/>
          <w:b/>
          <w:sz w:val="24"/>
          <w:szCs w:val="24"/>
        </w:rPr>
        <w:lastRenderedPageBreak/>
        <w:t>Shaffer (PI)</w:t>
      </w:r>
      <w:r w:rsidRPr="003A7324">
        <w:rPr>
          <w:rFonts w:ascii="Times New Roman" w:hAnsi="Times New Roman"/>
          <w:sz w:val="24"/>
          <w:szCs w:val="24"/>
        </w:rPr>
        <w:t> 12/2026–11/2031</w:t>
      </w:r>
      <w:r w:rsidRPr="003A7324">
        <w:rPr>
          <w:rFonts w:ascii="Times New Roman" w:hAnsi="Times New Roman"/>
          <w:sz w:val="24"/>
          <w:szCs w:val="24"/>
        </w:rPr>
        <w:br/>
      </w:r>
      <w:r w:rsidRPr="003A7324">
        <w:rPr>
          <w:rFonts w:ascii="Times New Roman" w:hAnsi="Times New Roman"/>
          <w:b/>
          <w:sz w:val="24"/>
          <w:szCs w:val="24"/>
        </w:rPr>
        <w:t>NIH – USTTB/NIH R21/R33 (Global Infectious Disease Research; 26-0919-P0001)</w:t>
      </w:r>
      <w:r w:rsidRPr="003A7324">
        <w:rPr>
          <w:rFonts w:ascii="Times New Roman" w:hAnsi="Times New Roman"/>
          <w:sz w:val="24"/>
          <w:szCs w:val="24"/>
        </w:rPr>
        <w:br/>
        <w:t>Role: Co-Investigator</w:t>
      </w:r>
      <w:r w:rsidRPr="003A7324">
        <w:rPr>
          <w:rFonts w:ascii="Times New Roman" w:hAnsi="Times New Roman"/>
          <w:sz w:val="24"/>
          <w:szCs w:val="24"/>
        </w:rPr>
        <w:br/>
        <w:t xml:space="preserve">Effort: 7.0% </w:t>
      </w:r>
      <w:r w:rsidRPr="003A7324">
        <w:rPr>
          <w:rFonts w:ascii="Times New Roman" w:hAnsi="Times New Roman"/>
          <w:sz w:val="24"/>
          <w:szCs w:val="24"/>
        </w:rPr>
        <w:tab/>
      </w:r>
      <w:r w:rsidRPr="003A7324">
        <w:rPr>
          <w:rFonts w:ascii="Times New Roman" w:hAnsi="Times New Roman"/>
          <w:sz w:val="24"/>
          <w:szCs w:val="24"/>
        </w:rPr>
        <w:tab/>
      </w:r>
      <w:r w:rsidRPr="003A7324">
        <w:rPr>
          <w:rFonts w:ascii="Times New Roman" w:hAnsi="Times New Roman"/>
          <w:sz w:val="24"/>
          <w:szCs w:val="24"/>
        </w:rPr>
        <w:tab/>
      </w:r>
      <w:r w:rsidRPr="003A7324">
        <w:rPr>
          <w:rFonts w:ascii="Times New Roman" w:hAnsi="Times New Roman"/>
          <w:sz w:val="24"/>
          <w:szCs w:val="24"/>
        </w:rPr>
        <w:tab/>
      </w:r>
      <w:r w:rsidRPr="003A7324">
        <w:rPr>
          <w:rFonts w:ascii="Times New Roman" w:hAnsi="Times New Roman"/>
          <w:sz w:val="24"/>
          <w:szCs w:val="24"/>
        </w:rPr>
        <w:tab/>
      </w:r>
      <w:r w:rsidRPr="003A7324">
        <w:rPr>
          <w:rFonts w:ascii="Times New Roman" w:hAnsi="Times New Roman"/>
          <w:sz w:val="24"/>
          <w:szCs w:val="24"/>
        </w:rPr>
        <w:tab/>
      </w:r>
      <w:r w:rsidRPr="003A7324">
        <w:rPr>
          <w:rFonts w:ascii="Times New Roman" w:hAnsi="Times New Roman"/>
          <w:sz w:val="24"/>
          <w:szCs w:val="24"/>
        </w:rPr>
        <w:tab/>
      </w:r>
      <w:r w:rsidRPr="003A7324">
        <w:rPr>
          <w:rFonts w:ascii="Times New Roman" w:hAnsi="Times New Roman"/>
          <w:sz w:val="24"/>
          <w:szCs w:val="24"/>
        </w:rPr>
        <w:tab/>
      </w:r>
      <w:r w:rsidRPr="003A7324">
        <w:rPr>
          <w:rFonts w:ascii="Times New Roman" w:hAnsi="Times New Roman"/>
          <w:sz w:val="24"/>
          <w:szCs w:val="24"/>
        </w:rPr>
        <w:tab/>
      </w:r>
      <w:r w:rsidRPr="003A7324">
        <w:rPr>
          <w:rFonts w:ascii="Times New Roman" w:hAnsi="Times New Roman"/>
          <w:sz w:val="24"/>
          <w:szCs w:val="24"/>
        </w:rPr>
        <w:tab/>
      </w:r>
    </w:p>
    <w:p w14:paraId="730D6BB7" w14:textId="77777777" w:rsidR="00C25ECE" w:rsidRPr="003A7324" w:rsidRDefault="004D348A" w:rsidP="003A7324">
      <w:pPr>
        <w:pStyle w:val="CVListContinued"/>
        <w:spacing w:line="360" w:lineRule="auto"/>
        <w:rPr>
          <w:rFonts w:ascii="Times New Roman" w:hAnsi="Times New Roman"/>
          <w:sz w:val="24"/>
          <w:szCs w:val="24"/>
        </w:rPr>
      </w:pPr>
      <w:r w:rsidRPr="003A7324">
        <w:rPr>
          <w:rFonts w:ascii="Times New Roman" w:hAnsi="Times New Roman"/>
          <w:sz w:val="24"/>
          <w:szCs w:val="24"/>
        </w:rPr>
        <w:t>Total Sponsor Cost: $ 441,829</w:t>
      </w:r>
      <w:r w:rsidRPr="003A7324">
        <w:rPr>
          <w:rFonts w:ascii="Times New Roman" w:hAnsi="Times New Roman"/>
          <w:sz w:val="24"/>
          <w:szCs w:val="24"/>
        </w:rPr>
        <w:br/>
        <w:t>Status: Unfunded (to date)</w:t>
      </w:r>
      <w:r w:rsidRPr="003A7324">
        <w:rPr>
          <w:rFonts w:ascii="Times New Roman" w:hAnsi="Times New Roman"/>
          <w:sz w:val="24"/>
          <w:szCs w:val="24"/>
        </w:rPr>
        <w:br/>
        <w:t>Description: Contributes AI/ML and biostatistical support to global infectious disease research activities via subaward.</w:t>
      </w:r>
      <w:bookmarkStart w:id="16" w:name="fnref1_8"/>
      <w:bookmarkEnd w:id="16"/>
      <w:r w:rsidRPr="003A7324">
        <w:rPr>
          <w:rFonts w:ascii="Times New Roman" w:hAnsi="Times New Roman"/>
          <w:sz w:val="24"/>
          <w:szCs w:val="24"/>
        </w:rPr>
        <w:t xml:space="preserve"> </w:t>
      </w:r>
    </w:p>
    <w:p w14:paraId="64EA46E3" w14:textId="77777777" w:rsidR="00BB25AC" w:rsidRPr="003A7324" w:rsidRDefault="00C25ECE" w:rsidP="003A7324">
      <w:pPr>
        <w:pStyle w:val="CVListItem"/>
        <w:keepNext/>
        <w:numPr>
          <w:ilvl w:val="0"/>
          <w:numId w:val="33"/>
        </w:numPr>
        <w:spacing w:line="360" w:lineRule="auto"/>
        <w:ind w:left="432" w:hanging="432"/>
        <w:rPr>
          <w:rFonts w:ascii="Times New Roman" w:hAnsi="Times New Roman"/>
          <w:sz w:val="24"/>
          <w:szCs w:val="24"/>
        </w:rPr>
      </w:pPr>
      <w:r w:rsidRPr="003A7324">
        <w:rPr>
          <w:rFonts w:ascii="Times New Roman" w:hAnsi="Times New Roman"/>
          <w:b/>
          <w:sz w:val="24"/>
          <w:szCs w:val="24"/>
        </w:rPr>
        <w:t>Kakraba (PI)</w:t>
      </w:r>
      <w:r w:rsidRPr="003A7324">
        <w:rPr>
          <w:rFonts w:ascii="Times New Roman" w:hAnsi="Times New Roman"/>
          <w:sz w:val="24"/>
          <w:szCs w:val="24"/>
        </w:rPr>
        <w:t> 2025–2026</w:t>
      </w:r>
      <w:r w:rsidRPr="003A7324">
        <w:rPr>
          <w:rFonts w:ascii="Times New Roman" w:hAnsi="Times New Roman"/>
          <w:sz w:val="24"/>
          <w:szCs w:val="24"/>
        </w:rPr>
        <w:br/>
      </w:r>
      <w:r w:rsidRPr="003A7324">
        <w:rPr>
          <w:rFonts w:ascii="Times New Roman" w:hAnsi="Times New Roman"/>
          <w:b/>
          <w:sz w:val="24"/>
          <w:szCs w:val="24"/>
        </w:rPr>
        <w:t>Larvin Bernick Grant – Piloting and Implementing Machine Learning Workflows to Enhance Disease Diagnostics and Public Health Outcomes in Ghana</w:t>
      </w:r>
      <w:r w:rsidRPr="003A7324">
        <w:rPr>
          <w:rFonts w:ascii="Times New Roman" w:hAnsi="Times New Roman"/>
          <w:sz w:val="24"/>
          <w:szCs w:val="24"/>
        </w:rPr>
        <w:br/>
        <w:t>Role: Principal Investigator</w:t>
      </w:r>
      <w:r w:rsidRPr="003A7324">
        <w:rPr>
          <w:rFonts w:ascii="Times New Roman" w:hAnsi="Times New Roman"/>
          <w:sz w:val="24"/>
          <w:szCs w:val="24"/>
        </w:rPr>
        <w:br/>
        <w:t>Effort: N/A</w:t>
      </w:r>
    </w:p>
    <w:p w14:paraId="0AAE529A" w14:textId="77777777" w:rsidR="00C25ECE" w:rsidRPr="003A7324" w:rsidRDefault="00BB25AC" w:rsidP="003A7324">
      <w:pPr>
        <w:pStyle w:val="CVListContinued"/>
        <w:spacing w:line="360" w:lineRule="auto"/>
        <w:rPr>
          <w:rFonts w:ascii="Times New Roman" w:hAnsi="Times New Roman"/>
          <w:sz w:val="24"/>
          <w:szCs w:val="24"/>
        </w:rPr>
      </w:pPr>
      <w:r w:rsidRPr="003A7324">
        <w:rPr>
          <w:rFonts w:ascii="Times New Roman" w:hAnsi="Times New Roman"/>
          <w:sz w:val="24"/>
          <w:szCs w:val="24"/>
        </w:rPr>
        <w:t>Total Sponsor Cost: $10000</w:t>
      </w:r>
      <w:r w:rsidRPr="003A7324">
        <w:rPr>
          <w:rFonts w:ascii="Times New Roman" w:hAnsi="Times New Roman"/>
          <w:sz w:val="24"/>
          <w:szCs w:val="24"/>
        </w:rPr>
        <w:br/>
        <w:t xml:space="preserve">Status: Unfunded </w:t>
      </w:r>
      <w:r w:rsidRPr="003A7324">
        <w:rPr>
          <w:rFonts w:ascii="Times New Roman" w:hAnsi="Times New Roman"/>
          <w:sz w:val="24"/>
          <w:szCs w:val="24"/>
        </w:rPr>
        <w:br/>
        <w:t>Description: Proposed full scientific and administrative leadership to pilot AI/ML workflows for improving disease diagnostics and public health outcomes in Ghana.</w:t>
      </w:r>
      <w:bookmarkStart w:id="17" w:name="fnref1_9"/>
      <w:bookmarkEnd w:id="17"/>
      <w:r w:rsidRPr="003A7324">
        <w:rPr>
          <w:rFonts w:ascii="Times New Roman" w:hAnsi="Times New Roman"/>
          <w:sz w:val="24"/>
          <w:szCs w:val="24"/>
        </w:rPr>
        <w:t xml:space="preserve"> </w:t>
      </w:r>
    </w:p>
    <w:p w14:paraId="5CA39325" w14:textId="77777777" w:rsidR="00C25ECE" w:rsidRPr="003A7324" w:rsidRDefault="00C25ECE" w:rsidP="003A7324">
      <w:pPr>
        <w:pStyle w:val="CVSubheading"/>
        <w:spacing w:line="360" w:lineRule="auto"/>
        <w:rPr>
          <w:rFonts w:ascii="Times New Roman" w:hAnsi="Times New Roman"/>
          <w:sz w:val="24"/>
          <w:szCs w:val="24"/>
        </w:rPr>
      </w:pPr>
      <w:bookmarkStart w:id="18" w:name="c_2_3_previously_funded_research_support"/>
      <w:r w:rsidRPr="003A7324">
        <w:rPr>
          <w:rFonts w:ascii="Times New Roman" w:hAnsi="Times New Roman"/>
          <w:sz w:val="24"/>
          <w:szCs w:val="24"/>
        </w:rPr>
        <w:t>C.2.3. Previously Funded Research Support</w:t>
      </w:r>
      <w:bookmarkEnd w:id="18"/>
    </w:p>
    <w:p w14:paraId="0A50CAEF" w14:textId="77777777" w:rsidR="00C25ECE" w:rsidRPr="003A7324" w:rsidRDefault="00C25ECE" w:rsidP="003A7324">
      <w:pPr>
        <w:pStyle w:val="CVListItem"/>
        <w:numPr>
          <w:ilvl w:val="0"/>
          <w:numId w:val="19"/>
        </w:numPr>
        <w:spacing w:line="360" w:lineRule="auto"/>
        <w:ind w:left="432" w:hanging="432"/>
        <w:rPr>
          <w:rFonts w:ascii="Times New Roman" w:hAnsi="Times New Roman"/>
          <w:sz w:val="24"/>
          <w:szCs w:val="24"/>
        </w:rPr>
      </w:pPr>
      <w:r w:rsidRPr="003A7324">
        <w:rPr>
          <w:rFonts w:ascii="Times New Roman" w:hAnsi="Times New Roman"/>
          <w:b/>
          <w:sz w:val="24"/>
          <w:szCs w:val="24"/>
        </w:rPr>
        <w:t>Reis (PI)</w:t>
      </w:r>
      <w:r w:rsidRPr="003A7324">
        <w:rPr>
          <w:rFonts w:ascii="Times New Roman" w:hAnsi="Times New Roman"/>
          <w:sz w:val="24"/>
          <w:szCs w:val="24"/>
        </w:rPr>
        <w:t> 04/01/2013–03/31/2022</w:t>
      </w:r>
      <w:r w:rsidRPr="003A7324">
        <w:rPr>
          <w:rFonts w:ascii="Times New Roman" w:hAnsi="Times New Roman"/>
          <w:sz w:val="24"/>
          <w:szCs w:val="24"/>
        </w:rPr>
        <w:br/>
      </w:r>
      <w:r w:rsidRPr="003A7324">
        <w:rPr>
          <w:rFonts w:ascii="Times New Roman" w:hAnsi="Times New Roman"/>
          <w:b/>
          <w:sz w:val="24"/>
          <w:szCs w:val="24"/>
        </w:rPr>
        <w:t>Department of Veterans Affairs (I01BX001655) – Analysis and Therapy of Age-Dependent Proteostasis Failure in Neurodegeneration</w:t>
      </w:r>
      <w:r w:rsidRPr="003A7324">
        <w:rPr>
          <w:rFonts w:ascii="Times New Roman" w:hAnsi="Times New Roman"/>
          <w:sz w:val="24"/>
          <w:szCs w:val="24"/>
        </w:rPr>
        <w:br/>
        <w:t>Role: Graduate Research Assistant</w:t>
      </w:r>
      <w:r w:rsidRPr="003A7324">
        <w:rPr>
          <w:rFonts w:ascii="Times New Roman" w:hAnsi="Times New Roman"/>
          <w:sz w:val="24"/>
          <w:szCs w:val="24"/>
        </w:rPr>
        <w:br/>
        <w:t>Direct Costs: Approximately $150,000–$200,000/year</w:t>
      </w:r>
      <w:r w:rsidRPr="003A7324">
        <w:rPr>
          <w:rFonts w:ascii="Times New Roman" w:hAnsi="Times New Roman"/>
          <w:sz w:val="24"/>
          <w:szCs w:val="24"/>
        </w:rPr>
        <w:br/>
        <w:t xml:space="preserve">Description: Conducted protein aggregation studies using </w:t>
      </w:r>
      <w:r w:rsidRPr="003A7324">
        <w:rPr>
          <w:rFonts w:ascii="Times New Roman" w:hAnsi="Times New Roman"/>
          <w:i/>
          <w:sz w:val="24"/>
          <w:szCs w:val="24"/>
        </w:rPr>
        <w:t>C. elegans</w:t>
      </w:r>
      <w:r w:rsidRPr="003A7324">
        <w:rPr>
          <w:rFonts w:ascii="Times New Roman" w:hAnsi="Times New Roman"/>
          <w:sz w:val="24"/>
          <w:szCs w:val="24"/>
        </w:rPr>
        <w:t xml:space="preserve"> and human CNS samples, contributing to mechanistic and therapeutic investigations of neurodegeneration and proteostasis failure.</w:t>
      </w:r>
      <w:bookmarkStart w:id="19" w:name="fnref1_11"/>
      <w:bookmarkEnd w:id="19"/>
      <w:r w:rsidRPr="003A7324">
        <w:rPr>
          <w:rFonts w:ascii="Times New Roman" w:hAnsi="Times New Roman"/>
          <w:sz w:val="24"/>
          <w:szCs w:val="24"/>
        </w:rPr>
        <w:t xml:space="preserve"> </w:t>
      </w:r>
    </w:p>
    <w:p w14:paraId="5885FA28" w14:textId="77777777" w:rsidR="00C25ECE" w:rsidRPr="003A7324" w:rsidRDefault="00C25ECE" w:rsidP="003A7324">
      <w:pPr>
        <w:pStyle w:val="CVListItem"/>
        <w:numPr>
          <w:ilvl w:val="0"/>
          <w:numId w:val="19"/>
        </w:numPr>
        <w:spacing w:line="360" w:lineRule="auto"/>
        <w:ind w:left="432" w:hanging="432"/>
        <w:rPr>
          <w:rFonts w:ascii="Times New Roman" w:hAnsi="Times New Roman"/>
          <w:sz w:val="24"/>
          <w:szCs w:val="24"/>
        </w:rPr>
      </w:pPr>
      <w:r w:rsidRPr="003A7324">
        <w:rPr>
          <w:rFonts w:ascii="Times New Roman" w:hAnsi="Times New Roman"/>
          <w:b/>
          <w:sz w:val="24"/>
          <w:szCs w:val="24"/>
        </w:rPr>
        <w:lastRenderedPageBreak/>
        <w:t>Reis (PI)</w:t>
      </w:r>
      <w:r w:rsidRPr="003A7324">
        <w:rPr>
          <w:rFonts w:ascii="Times New Roman" w:hAnsi="Times New Roman"/>
          <w:sz w:val="24"/>
          <w:szCs w:val="24"/>
        </w:rPr>
        <w:t> 10/01/2012–09/30/2019</w:t>
      </w:r>
      <w:r w:rsidRPr="003A7324">
        <w:rPr>
          <w:rFonts w:ascii="Times New Roman" w:hAnsi="Times New Roman"/>
          <w:sz w:val="24"/>
          <w:szCs w:val="24"/>
        </w:rPr>
        <w:br/>
      </w:r>
      <w:r w:rsidRPr="003A7324">
        <w:rPr>
          <w:rFonts w:ascii="Times New Roman" w:hAnsi="Times New Roman"/>
          <w:b/>
          <w:sz w:val="24"/>
          <w:szCs w:val="24"/>
        </w:rPr>
        <w:t>Department of Veterans Affairs – Senior Research Career Scientist Award</w:t>
      </w:r>
      <w:r w:rsidRPr="003A7324">
        <w:rPr>
          <w:rFonts w:ascii="Times New Roman" w:hAnsi="Times New Roman"/>
          <w:sz w:val="24"/>
          <w:szCs w:val="24"/>
        </w:rPr>
        <w:br/>
        <w:t>Role: Graduate Research Assistant</w:t>
      </w:r>
      <w:r w:rsidRPr="003A7324">
        <w:rPr>
          <w:rFonts w:ascii="Times New Roman" w:hAnsi="Times New Roman"/>
          <w:sz w:val="24"/>
          <w:szCs w:val="24"/>
        </w:rPr>
        <w:br/>
        <w:t>Direct Costs: Approximately $150,000–$200,000/year</w:t>
      </w:r>
      <w:r w:rsidRPr="003A7324">
        <w:rPr>
          <w:rFonts w:ascii="Times New Roman" w:hAnsi="Times New Roman"/>
          <w:sz w:val="24"/>
          <w:szCs w:val="24"/>
        </w:rPr>
        <w:br/>
        <w:t>Description: Participated in a sustained aging and neurodegeneration research program, contributing to studies of protein aggregation, neurodegenerative mechanisms, and translational therapeutic development.</w:t>
      </w:r>
      <w:bookmarkStart w:id="20" w:name="fnref1_12"/>
      <w:bookmarkEnd w:id="20"/>
      <w:r w:rsidRPr="003A7324">
        <w:rPr>
          <w:rFonts w:ascii="Times New Roman" w:hAnsi="Times New Roman"/>
          <w:sz w:val="24"/>
          <w:szCs w:val="24"/>
        </w:rPr>
        <w:t xml:space="preserve"> </w:t>
      </w:r>
    </w:p>
    <w:p w14:paraId="26DAA760" w14:textId="77777777" w:rsidR="00C25ECE" w:rsidRPr="003A7324" w:rsidRDefault="00C25ECE" w:rsidP="003A7324">
      <w:pPr>
        <w:pStyle w:val="CVListItem"/>
        <w:numPr>
          <w:ilvl w:val="0"/>
          <w:numId w:val="19"/>
        </w:numPr>
        <w:spacing w:line="360" w:lineRule="auto"/>
        <w:ind w:left="432" w:hanging="432"/>
        <w:rPr>
          <w:rFonts w:ascii="Times New Roman" w:hAnsi="Times New Roman"/>
          <w:sz w:val="24"/>
          <w:szCs w:val="24"/>
        </w:rPr>
      </w:pPr>
      <w:r w:rsidRPr="003A7324">
        <w:rPr>
          <w:rFonts w:ascii="Times New Roman" w:hAnsi="Times New Roman"/>
          <w:b/>
          <w:sz w:val="24"/>
          <w:szCs w:val="24"/>
        </w:rPr>
        <w:t>Griffin (PI)</w:t>
      </w:r>
      <w:r w:rsidRPr="003A7324">
        <w:rPr>
          <w:rFonts w:ascii="Times New Roman" w:hAnsi="Times New Roman"/>
          <w:sz w:val="24"/>
          <w:szCs w:val="24"/>
        </w:rPr>
        <w:t> 09/2016–06/2021</w:t>
      </w:r>
      <w:r w:rsidRPr="003A7324">
        <w:rPr>
          <w:rFonts w:ascii="Times New Roman" w:hAnsi="Times New Roman"/>
          <w:sz w:val="24"/>
          <w:szCs w:val="24"/>
        </w:rPr>
        <w:br/>
      </w:r>
      <w:r w:rsidRPr="003A7324">
        <w:rPr>
          <w:rFonts w:ascii="Times New Roman" w:hAnsi="Times New Roman"/>
          <w:b/>
          <w:sz w:val="24"/>
          <w:szCs w:val="24"/>
        </w:rPr>
        <w:t>NIH / NIA (P01 AG012411-17A1) – Early Events in Alzheimer Pathogenesis</w:t>
      </w:r>
      <w:r w:rsidRPr="003A7324">
        <w:rPr>
          <w:rFonts w:ascii="Times New Roman" w:hAnsi="Times New Roman"/>
          <w:sz w:val="24"/>
          <w:szCs w:val="24"/>
        </w:rPr>
        <w:br/>
        <w:t>Role: Graduate Research Assistant</w:t>
      </w:r>
      <w:r w:rsidRPr="003A7324">
        <w:rPr>
          <w:rFonts w:ascii="Times New Roman" w:hAnsi="Times New Roman"/>
          <w:sz w:val="24"/>
          <w:szCs w:val="24"/>
        </w:rPr>
        <w:br/>
        <w:t>Direct Costs: Approximately $1.2–$1.5 million/year</w:t>
      </w:r>
      <w:r w:rsidRPr="003A7324">
        <w:rPr>
          <w:rFonts w:ascii="Times New Roman" w:hAnsi="Times New Roman"/>
          <w:sz w:val="24"/>
          <w:szCs w:val="24"/>
        </w:rPr>
        <w:br/>
        <w:t>Description: Conducted protein aggregation and drug-testing research within a large, interdisciplinary Alzheimer’s disease program; project also supported graduate assistantship including tuition, stipend, and health insurance.</w:t>
      </w:r>
      <w:bookmarkStart w:id="21" w:name="fnref1_13"/>
      <w:bookmarkEnd w:id="21"/>
      <w:r w:rsidRPr="003A7324">
        <w:rPr>
          <w:rFonts w:ascii="Times New Roman" w:hAnsi="Times New Roman"/>
          <w:sz w:val="24"/>
          <w:szCs w:val="24"/>
        </w:rPr>
        <w:t xml:space="preserve"> </w:t>
      </w:r>
    </w:p>
    <w:p w14:paraId="2D53D55C" w14:textId="77777777" w:rsidR="00C25ECE" w:rsidRPr="003A7324" w:rsidRDefault="00C25ECE" w:rsidP="003A7324">
      <w:pPr>
        <w:pStyle w:val="CVListItem"/>
        <w:numPr>
          <w:ilvl w:val="0"/>
          <w:numId w:val="19"/>
        </w:numPr>
        <w:spacing w:line="360" w:lineRule="auto"/>
        <w:ind w:left="432" w:hanging="432"/>
        <w:rPr>
          <w:rFonts w:ascii="Times New Roman" w:hAnsi="Times New Roman"/>
          <w:sz w:val="24"/>
          <w:szCs w:val="24"/>
        </w:rPr>
      </w:pPr>
      <w:r w:rsidRPr="003A7324">
        <w:rPr>
          <w:rFonts w:ascii="Times New Roman" w:hAnsi="Times New Roman"/>
          <w:b/>
          <w:sz w:val="24"/>
          <w:szCs w:val="24"/>
        </w:rPr>
        <w:t>Arkansas INBRE Program (PI TBD in CV)</w:t>
      </w:r>
      <w:r w:rsidRPr="003A7324">
        <w:rPr>
          <w:rFonts w:ascii="Times New Roman" w:hAnsi="Times New Roman"/>
          <w:sz w:val="24"/>
          <w:szCs w:val="24"/>
        </w:rPr>
        <w:t> 08/17/2015–03/17/2017</w:t>
      </w:r>
      <w:r w:rsidRPr="003A7324">
        <w:rPr>
          <w:rFonts w:ascii="Times New Roman" w:hAnsi="Times New Roman"/>
          <w:sz w:val="24"/>
          <w:szCs w:val="24"/>
        </w:rPr>
        <w:br/>
      </w:r>
      <w:r w:rsidRPr="003A7324">
        <w:rPr>
          <w:rFonts w:ascii="Times New Roman" w:hAnsi="Times New Roman"/>
          <w:b/>
          <w:sz w:val="24"/>
          <w:szCs w:val="24"/>
        </w:rPr>
        <w:t>NIGMS / NIH (P20 GM103429) – Arkansas IDeA Network of Biomedical Research Excellence</w:t>
      </w:r>
      <w:r w:rsidRPr="003A7324">
        <w:rPr>
          <w:rFonts w:ascii="Times New Roman" w:hAnsi="Times New Roman"/>
          <w:sz w:val="24"/>
          <w:szCs w:val="24"/>
        </w:rPr>
        <w:br/>
        <w:t>Role: Doctoral Graduate Assistant</w:t>
      </w:r>
      <w:r w:rsidRPr="003A7324">
        <w:rPr>
          <w:rFonts w:ascii="Times New Roman" w:hAnsi="Times New Roman"/>
          <w:sz w:val="24"/>
          <w:szCs w:val="24"/>
        </w:rPr>
        <w:br/>
        <w:t>Description: Supported protein aggregation inhibition studies and provided research-training infrastructure (tuition, health insurance, conference travel, and stipend support) during early doctoral research development.</w:t>
      </w:r>
      <w:bookmarkStart w:id="22" w:name="fnref1_14"/>
      <w:bookmarkEnd w:id="22"/>
    </w:p>
    <w:p w14:paraId="042CE8D7"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SELECTED GRADUATE LEVEL COURSEWORK</w:t>
      </w:r>
    </w:p>
    <w:p w14:paraId="49ED3F58" w14:textId="77777777" w:rsidR="006F1299" w:rsidRPr="003A7324" w:rsidRDefault="00344208" w:rsidP="003A7324">
      <w:pPr>
        <w:pStyle w:val="CVSubheading"/>
        <w:spacing w:line="360" w:lineRule="auto"/>
        <w:rPr>
          <w:rFonts w:ascii="Times New Roman" w:hAnsi="Times New Roman"/>
          <w:sz w:val="24"/>
          <w:szCs w:val="24"/>
        </w:rPr>
      </w:pPr>
      <w:r w:rsidRPr="003A7324">
        <w:rPr>
          <w:rFonts w:ascii="Times New Roman" w:hAnsi="Times New Roman"/>
          <w:sz w:val="24"/>
          <w:szCs w:val="24"/>
        </w:rPr>
        <w:t>Data Science (AI and ML) &amp; Statistics &amp; Biostatistics</w:t>
      </w:r>
    </w:p>
    <w:tbl>
      <w:tblPr>
        <w:tblW w:w="9360" w:type="dxa"/>
        <w:tblBorders>
          <w:top w:val="nil"/>
          <w:left w:val="nil"/>
          <w:bottom w:val="nil"/>
          <w:right w:val="nil"/>
          <w:insideH w:val="nil"/>
          <w:insideV w:val="nil"/>
        </w:tblBorders>
        <w:tblLayout w:type="fixed"/>
        <w:tblCellMar>
          <w:left w:w="0" w:type="dxa"/>
          <w:right w:w="115" w:type="dxa"/>
        </w:tblCellMar>
        <w:tblLook w:val="0600" w:firstRow="0" w:lastRow="0" w:firstColumn="0" w:lastColumn="0" w:noHBand="1" w:noVBand="1"/>
      </w:tblPr>
      <w:tblGrid>
        <w:gridCol w:w="4680"/>
        <w:gridCol w:w="4680"/>
      </w:tblGrid>
      <w:tr w:rsidR="0041465E" w:rsidRPr="003A7324" w14:paraId="00C2F6A9" w14:textId="77777777">
        <w:tc>
          <w:tcPr>
            <w:tcW w:w="4680" w:type="dxa"/>
          </w:tcPr>
          <w:p w14:paraId="2DA3F87F" w14:textId="77777777" w:rsidR="00576446" w:rsidRPr="003A7324" w:rsidRDefault="00576446" w:rsidP="003A7324">
            <w:pPr>
              <w:pStyle w:val="CVListItem"/>
              <w:tabs>
                <w:tab w:val="left" w:pos="216"/>
              </w:tabs>
              <w:spacing w:after="30" w:line="360" w:lineRule="auto"/>
              <w:ind w:left="216" w:hanging="216"/>
              <w:rPr>
                <w:rFonts w:ascii="Times New Roman" w:hAnsi="Times New Roman"/>
                <w:bCs/>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bCs/>
                <w:sz w:val="24"/>
                <w:szCs w:val="24"/>
              </w:rPr>
              <w:t>Artificial Intelligence for Biomedical and Public Health Applications</w:t>
            </w:r>
          </w:p>
          <w:p w14:paraId="0680FEB3"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Introduction to Methods in Data Science</w:t>
            </w:r>
          </w:p>
          <w:p w14:paraId="1DB7D559"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Programming in R</w:t>
            </w:r>
          </w:p>
          <w:p w14:paraId="30807347"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Programming in Python</w:t>
            </w:r>
          </w:p>
          <w:p w14:paraId="4AD32A42"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Introduction to Data Science and Technologies</w:t>
            </w:r>
          </w:p>
          <w:p w14:paraId="2208FA0C"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lastRenderedPageBreak/>
              <w:t>▪</w:t>
            </w:r>
            <w:r w:rsidRPr="003A7324">
              <w:rPr>
                <w:rFonts w:ascii="Times New Roman" w:hAnsi="Times New Roman"/>
                <w:color w:val="2E5496"/>
                <w:sz w:val="24"/>
                <w:szCs w:val="24"/>
              </w:rPr>
              <w:tab/>
            </w:r>
            <w:r w:rsidRPr="003A7324">
              <w:rPr>
                <w:rFonts w:ascii="Times New Roman" w:hAnsi="Times New Roman"/>
                <w:sz w:val="24"/>
                <w:szCs w:val="24"/>
              </w:rPr>
              <w:t>Machine Learning and Applications/Statistical Learning</w:t>
            </w:r>
          </w:p>
          <w:p w14:paraId="4D6D708E"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Deep Learning</w:t>
            </w:r>
          </w:p>
          <w:p w14:paraId="7A83DB63"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Data Science and Technologies</w:t>
            </w:r>
          </w:p>
          <w:p w14:paraId="2F846312"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Big Data and Data Analytics</w:t>
            </w:r>
          </w:p>
          <w:p w14:paraId="04D977FE"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Data Mining and Visualization</w:t>
            </w:r>
          </w:p>
          <w:p w14:paraId="25DD0592"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Predictive Modeling and Analytics</w:t>
            </w:r>
          </w:p>
          <w:p w14:paraId="2B2B71A8"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Artificial Intelligence</w:t>
            </w:r>
          </w:p>
          <w:p w14:paraId="3CB3F5AD"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Business Analytics and Business Intelligence</w:t>
            </w:r>
          </w:p>
        </w:tc>
        <w:tc>
          <w:tcPr>
            <w:tcW w:w="4680" w:type="dxa"/>
          </w:tcPr>
          <w:p w14:paraId="5EE4B7CD"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lastRenderedPageBreak/>
              <w:t>▪</w:t>
            </w:r>
            <w:r w:rsidRPr="003A7324">
              <w:rPr>
                <w:rFonts w:ascii="Times New Roman" w:hAnsi="Times New Roman"/>
                <w:color w:val="2E5496"/>
                <w:sz w:val="24"/>
                <w:szCs w:val="24"/>
              </w:rPr>
              <w:tab/>
            </w:r>
            <w:r w:rsidRPr="003A7324">
              <w:rPr>
                <w:rFonts w:ascii="Times New Roman" w:hAnsi="Times New Roman"/>
                <w:sz w:val="24"/>
                <w:szCs w:val="24"/>
              </w:rPr>
              <w:t>Data and Information Visualization</w:t>
            </w:r>
          </w:p>
          <w:p w14:paraId="076C1808"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Data Management and Data Mining</w:t>
            </w:r>
          </w:p>
          <w:p w14:paraId="58E2953D"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Probability and Statistics</w:t>
            </w:r>
          </w:p>
          <w:p w14:paraId="0784370E"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Regression Analysis</w:t>
            </w:r>
          </w:p>
          <w:p w14:paraId="7640CB28"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Advanced Statistical Analysis</w:t>
            </w:r>
          </w:p>
          <w:p w14:paraId="2EBEAAC7"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Multivariate Statistics</w:t>
            </w:r>
          </w:p>
          <w:p w14:paraId="63AA67D6"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Biostatistics I &amp; II</w:t>
            </w:r>
          </w:p>
          <w:p w14:paraId="1B5E6AE4"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lastRenderedPageBreak/>
              <w:t>▪</w:t>
            </w:r>
            <w:r w:rsidRPr="003A7324">
              <w:rPr>
                <w:rFonts w:ascii="Times New Roman" w:hAnsi="Times New Roman"/>
                <w:color w:val="2E5496"/>
                <w:sz w:val="24"/>
                <w:szCs w:val="24"/>
              </w:rPr>
              <w:tab/>
            </w:r>
            <w:r w:rsidRPr="003A7324">
              <w:rPr>
                <w:rFonts w:ascii="Times New Roman" w:hAnsi="Times New Roman"/>
                <w:sz w:val="24"/>
                <w:szCs w:val="24"/>
              </w:rPr>
              <w:t>Categorical Data Analysis</w:t>
            </w:r>
          </w:p>
          <w:p w14:paraId="103760C2"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Statistical Methods I &amp; II</w:t>
            </w:r>
          </w:p>
          <w:p w14:paraId="3787A13C"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Statistical Consulting</w:t>
            </w:r>
          </w:p>
          <w:p w14:paraId="69413B75"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Mathematical Statistics I &amp; II</w:t>
            </w:r>
          </w:p>
          <w:p w14:paraId="0692EE58"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Statistical Inference</w:t>
            </w:r>
          </w:p>
          <w:p w14:paraId="4DCE5C97"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Probability &amp; Statistics &amp; Applied Statistics</w:t>
            </w:r>
          </w:p>
        </w:tc>
      </w:tr>
    </w:tbl>
    <w:p w14:paraId="527D50CA" w14:textId="77777777" w:rsidR="006F1299" w:rsidRPr="003A7324" w:rsidRDefault="00344208" w:rsidP="003A7324">
      <w:pPr>
        <w:pStyle w:val="CVSubheading"/>
        <w:spacing w:line="360" w:lineRule="auto"/>
        <w:rPr>
          <w:rFonts w:ascii="Times New Roman" w:hAnsi="Times New Roman"/>
          <w:sz w:val="24"/>
          <w:szCs w:val="24"/>
        </w:rPr>
      </w:pPr>
      <w:r w:rsidRPr="003A7324">
        <w:rPr>
          <w:rFonts w:ascii="Times New Roman" w:hAnsi="Times New Roman"/>
          <w:sz w:val="24"/>
          <w:szCs w:val="24"/>
        </w:rPr>
        <w:lastRenderedPageBreak/>
        <w:t>Computational Biology &amp; Bioinformatics &amp; Drug Discovery &amp; Mathematics</w:t>
      </w:r>
    </w:p>
    <w:tbl>
      <w:tblPr>
        <w:tblW w:w="9360" w:type="dxa"/>
        <w:tblBorders>
          <w:top w:val="nil"/>
          <w:left w:val="nil"/>
          <w:bottom w:val="nil"/>
          <w:right w:val="nil"/>
          <w:insideH w:val="nil"/>
          <w:insideV w:val="nil"/>
        </w:tblBorders>
        <w:tblLayout w:type="fixed"/>
        <w:tblCellMar>
          <w:left w:w="0" w:type="dxa"/>
          <w:right w:w="115" w:type="dxa"/>
        </w:tblCellMar>
        <w:tblLook w:val="0600" w:firstRow="0" w:lastRow="0" w:firstColumn="0" w:lastColumn="0" w:noHBand="1" w:noVBand="1"/>
      </w:tblPr>
      <w:tblGrid>
        <w:gridCol w:w="4680"/>
        <w:gridCol w:w="4680"/>
      </w:tblGrid>
      <w:tr w:rsidR="0041465E" w:rsidRPr="003A7324" w14:paraId="0A66D2B7" w14:textId="77777777">
        <w:tc>
          <w:tcPr>
            <w:tcW w:w="4680" w:type="dxa"/>
          </w:tcPr>
          <w:p w14:paraId="2C913358"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Molecular Modeling and Simulation</w:t>
            </w:r>
          </w:p>
          <w:p w14:paraId="596B93BB"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Bioinformatics: Theory and Applications</w:t>
            </w:r>
          </w:p>
          <w:p w14:paraId="0F0F41D5"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Discrete Models of Proteins</w:t>
            </w:r>
          </w:p>
          <w:p w14:paraId="575D3423"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Complex Network and Systems Biology</w:t>
            </w:r>
          </w:p>
          <w:p w14:paraId="2DA5FF8D"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Drug Discovery and Design</w:t>
            </w:r>
          </w:p>
          <w:p w14:paraId="5449A015"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Biology of Aging</w:t>
            </w:r>
          </w:p>
          <w:p w14:paraId="278F39FF"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Molecular Biology</w:t>
            </w:r>
          </w:p>
          <w:p w14:paraId="3CB0A27C"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Graph Theory I &amp; II</w:t>
            </w:r>
          </w:p>
          <w:p w14:paraId="5F564763"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Calculus I–III</w:t>
            </w:r>
          </w:p>
        </w:tc>
        <w:tc>
          <w:tcPr>
            <w:tcW w:w="4680" w:type="dxa"/>
          </w:tcPr>
          <w:p w14:paraId="0BFD80BA"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College Algebra</w:t>
            </w:r>
          </w:p>
          <w:p w14:paraId="1740184B"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Real Analysis</w:t>
            </w:r>
          </w:p>
          <w:p w14:paraId="10F0BBFB"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Linear Algebra</w:t>
            </w:r>
          </w:p>
          <w:p w14:paraId="7E6851A3"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Differential Geometry</w:t>
            </w:r>
          </w:p>
          <w:p w14:paraId="0310E908"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Complex Analysis</w:t>
            </w:r>
          </w:p>
          <w:p w14:paraId="3AC8937A"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Graph-Theoretic Modeling</w:t>
            </w:r>
          </w:p>
          <w:p w14:paraId="3BCE724F"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Modern Algebra</w:t>
            </w:r>
          </w:p>
          <w:p w14:paraId="7A041A03" w14:textId="77777777" w:rsidR="006F1299" w:rsidRPr="003A7324" w:rsidRDefault="00344208" w:rsidP="003A7324">
            <w:pPr>
              <w:pStyle w:val="CVListItem"/>
              <w:tabs>
                <w:tab w:val="left" w:pos="216"/>
              </w:tabs>
              <w:spacing w:after="30" w:line="360" w:lineRule="auto"/>
              <w:ind w:left="216" w:hanging="216"/>
              <w:rPr>
                <w:rFonts w:ascii="Times New Roman" w:hAnsi="Times New Roman"/>
                <w:sz w:val="24"/>
                <w:szCs w:val="24"/>
              </w:rPr>
            </w:pPr>
            <w:r w:rsidRPr="003A7324">
              <w:rPr>
                <w:rFonts w:ascii="Times New Roman" w:hAnsi="Times New Roman"/>
                <w:color w:val="2E5496"/>
                <w:sz w:val="24"/>
                <w:szCs w:val="24"/>
              </w:rPr>
              <w:t>▪</w:t>
            </w:r>
            <w:r w:rsidRPr="003A7324">
              <w:rPr>
                <w:rFonts w:ascii="Times New Roman" w:hAnsi="Times New Roman"/>
                <w:color w:val="2E5496"/>
                <w:sz w:val="24"/>
                <w:szCs w:val="24"/>
              </w:rPr>
              <w:tab/>
            </w:r>
            <w:r w:rsidRPr="003A7324">
              <w:rPr>
                <w:rFonts w:ascii="Times New Roman" w:hAnsi="Times New Roman"/>
                <w:sz w:val="24"/>
                <w:szCs w:val="24"/>
              </w:rPr>
              <w:t>Ordinary Differential Equations</w:t>
            </w:r>
          </w:p>
        </w:tc>
      </w:tr>
    </w:tbl>
    <w:p w14:paraId="25AE6011"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ACADEMIC ADVISING</w:t>
      </w:r>
    </w:p>
    <w:p w14:paraId="2DA83EC0" w14:textId="77777777" w:rsidR="006F1299" w:rsidRPr="003A7324" w:rsidRDefault="00344208" w:rsidP="003A7324">
      <w:pPr>
        <w:spacing w:line="360" w:lineRule="auto"/>
        <w:rPr>
          <w:rFonts w:ascii="Times New Roman" w:hAnsi="Times New Roman"/>
          <w:sz w:val="24"/>
          <w:szCs w:val="24"/>
        </w:rPr>
      </w:pPr>
      <w:r w:rsidRPr="003A7324">
        <w:rPr>
          <w:rFonts w:ascii="Times New Roman" w:hAnsi="Times New Roman"/>
          <w:sz w:val="24"/>
          <w:szCs w:val="24"/>
        </w:rPr>
        <w:t>As an academic advisor for graduate students, I provide guidance on course selection, degree requirements, academic planning, and related services to help them achieve their educational goals.</w:t>
      </w:r>
    </w:p>
    <w:p w14:paraId="2A7C05AC" w14:textId="77777777" w:rsidR="006374DE" w:rsidRPr="003A7324" w:rsidRDefault="002E3A32" w:rsidP="003A7324">
      <w:pPr>
        <w:pStyle w:val="CVListItem"/>
        <w:numPr>
          <w:ilvl w:val="0"/>
          <w:numId w:val="20"/>
        </w:numPr>
        <w:spacing w:line="360" w:lineRule="auto"/>
        <w:ind w:left="432" w:hanging="432"/>
        <w:rPr>
          <w:rFonts w:ascii="Times New Roman" w:hAnsi="Times New Roman"/>
          <w:sz w:val="24"/>
          <w:szCs w:val="24"/>
        </w:rPr>
      </w:pPr>
      <w:r w:rsidRPr="003A7324">
        <w:rPr>
          <w:rFonts w:ascii="Times New Roman" w:hAnsi="Times New Roman"/>
          <w:sz w:val="24"/>
          <w:szCs w:val="24"/>
        </w:rPr>
        <w:t>Samuel Assefa – MS(Biostatistics), (2026–Present), Tulane University</w:t>
      </w:r>
    </w:p>
    <w:p w14:paraId="72F25A9E" w14:textId="77777777" w:rsidR="00E101F4" w:rsidRPr="003A7324" w:rsidRDefault="00E101F4" w:rsidP="003A7324">
      <w:pPr>
        <w:pStyle w:val="CVListItem"/>
        <w:numPr>
          <w:ilvl w:val="0"/>
          <w:numId w:val="20"/>
        </w:numPr>
        <w:spacing w:line="360" w:lineRule="auto"/>
        <w:ind w:left="432" w:hanging="432"/>
        <w:rPr>
          <w:rFonts w:ascii="Times New Roman" w:hAnsi="Times New Roman"/>
          <w:sz w:val="24"/>
          <w:szCs w:val="24"/>
        </w:rPr>
      </w:pPr>
      <w:r w:rsidRPr="003A7324">
        <w:rPr>
          <w:rFonts w:ascii="Times New Roman" w:hAnsi="Times New Roman"/>
          <w:sz w:val="24"/>
          <w:szCs w:val="24"/>
        </w:rPr>
        <w:t>Adeshola Lawal – MS(Biostatistics), (2026–Present), Tulane University</w:t>
      </w:r>
    </w:p>
    <w:p w14:paraId="568B5602" w14:textId="77777777" w:rsidR="006F1299" w:rsidRPr="003A7324" w:rsidRDefault="00344208" w:rsidP="003A7324">
      <w:pPr>
        <w:pStyle w:val="CVListItem"/>
        <w:numPr>
          <w:ilvl w:val="0"/>
          <w:numId w:val="20"/>
        </w:numPr>
        <w:spacing w:line="360" w:lineRule="auto"/>
        <w:ind w:left="432" w:hanging="432"/>
        <w:rPr>
          <w:rFonts w:ascii="Times New Roman" w:hAnsi="Times New Roman"/>
          <w:sz w:val="24"/>
          <w:szCs w:val="24"/>
        </w:rPr>
      </w:pPr>
      <w:r w:rsidRPr="003A7324">
        <w:rPr>
          <w:rFonts w:ascii="Times New Roman" w:hAnsi="Times New Roman"/>
          <w:sz w:val="24"/>
          <w:szCs w:val="24"/>
        </w:rPr>
        <w:t>Edmund F. Agyemang (2025–Present) – PhD (Biostatistics), Tulane University</w:t>
      </w:r>
    </w:p>
    <w:p w14:paraId="3A6F793F" w14:textId="77777777" w:rsidR="006F1299" w:rsidRPr="003A7324" w:rsidRDefault="00344208" w:rsidP="003A7324">
      <w:pPr>
        <w:pStyle w:val="CVListItem"/>
        <w:numPr>
          <w:ilvl w:val="0"/>
          <w:numId w:val="20"/>
        </w:numPr>
        <w:spacing w:line="360" w:lineRule="auto"/>
        <w:ind w:left="432" w:hanging="432"/>
        <w:rPr>
          <w:rFonts w:ascii="Times New Roman" w:hAnsi="Times New Roman"/>
          <w:sz w:val="24"/>
          <w:szCs w:val="24"/>
        </w:rPr>
      </w:pPr>
      <w:r w:rsidRPr="003A7324">
        <w:rPr>
          <w:rFonts w:ascii="Times New Roman" w:hAnsi="Times New Roman"/>
          <w:sz w:val="24"/>
          <w:szCs w:val="24"/>
        </w:rPr>
        <w:t>Ema Akter (2025–Present) – PhD (Biostatistics), Tulane University</w:t>
      </w:r>
    </w:p>
    <w:p w14:paraId="618B3CA7" w14:textId="77777777" w:rsidR="006F1299" w:rsidRPr="003A7324" w:rsidRDefault="00344208" w:rsidP="003A7324">
      <w:pPr>
        <w:pStyle w:val="CVListItem"/>
        <w:numPr>
          <w:ilvl w:val="0"/>
          <w:numId w:val="20"/>
        </w:numPr>
        <w:spacing w:line="360" w:lineRule="auto"/>
        <w:ind w:left="432" w:hanging="432"/>
        <w:rPr>
          <w:rFonts w:ascii="Times New Roman" w:hAnsi="Times New Roman"/>
          <w:sz w:val="24"/>
          <w:szCs w:val="24"/>
        </w:rPr>
      </w:pPr>
      <w:r w:rsidRPr="003A7324">
        <w:rPr>
          <w:rFonts w:ascii="Times New Roman" w:hAnsi="Times New Roman"/>
          <w:sz w:val="24"/>
          <w:szCs w:val="24"/>
        </w:rPr>
        <w:t>Muthaiah Subashini ( 2024) – MSPH (Biostatistics), Tulane University</w:t>
      </w:r>
    </w:p>
    <w:p w14:paraId="35A2B98C" w14:textId="77777777" w:rsidR="006F1299" w:rsidRPr="003A7324" w:rsidRDefault="00344208" w:rsidP="003A7324">
      <w:pPr>
        <w:pStyle w:val="CVListItem"/>
        <w:numPr>
          <w:ilvl w:val="0"/>
          <w:numId w:val="20"/>
        </w:numPr>
        <w:spacing w:line="360" w:lineRule="auto"/>
        <w:ind w:left="432" w:hanging="432"/>
        <w:rPr>
          <w:rFonts w:ascii="Times New Roman" w:hAnsi="Times New Roman"/>
          <w:sz w:val="24"/>
          <w:szCs w:val="24"/>
        </w:rPr>
      </w:pPr>
      <w:r w:rsidRPr="003A7324">
        <w:rPr>
          <w:rFonts w:ascii="Times New Roman" w:hAnsi="Times New Roman"/>
          <w:sz w:val="24"/>
          <w:szCs w:val="24"/>
        </w:rPr>
        <w:t>Taylor Franks (Fall 2024–2026) – M.S. (Biostatistics), Tulane University</w:t>
      </w:r>
    </w:p>
    <w:p w14:paraId="3EB4F265" w14:textId="77777777" w:rsidR="006F1299" w:rsidRPr="003A7324" w:rsidRDefault="00344208" w:rsidP="003A7324">
      <w:pPr>
        <w:pStyle w:val="CVListItem"/>
        <w:numPr>
          <w:ilvl w:val="0"/>
          <w:numId w:val="20"/>
        </w:numPr>
        <w:spacing w:line="360" w:lineRule="auto"/>
        <w:ind w:left="432" w:hanging="432"/>
        <w:rPr>
          <w:rFonts w:ascii="Times New Roman" w:hAnsi="Times New Roman"/>
          <w:sz w:val="24"/>
          <w:szCs w:val="24"/>
        </w:rPr>
      </w:pPr>
      <w:r w:rsidRPr="003A7324">
        <w:rPr>
          <w:rFonts w:ascii="Times New Roman" w:hAnsi="Times New Roman"/>
          <w:sz w:val="24"/>
          <w:szCs w:val="24"/>
        </w:rPr>
        <w:lastRenderedPageBreak/>
        <w:t>Jingwen Li (Fall 2024–Present) – MSPH (Biostatistics), Tulane University</w:t>
      </w:r>
    </w:p>
    <w:p w14:paraId="3EC3F1EC" w14:textId="77777777" w:rsidR="006F1299" w:rsidRPr="003A7324" w:rsidRDefault="00344208" w:rsidP="003A7324">
      <w:pPr>
        <w:pStyle w:val="CVListItem"/>
        <w:numPr>
          <w:ilvl w:val="0"/>
          <w:numId w:val="20"/>
        </w:numPr>
        <w:spacing w:line="360" w:lineRule="auto"/>
        <w:ind w:left="432" w:hanging="432"/>
        <w:rPr>
          <w:rFonts w:ascii="Times New Roman" w:hAnsi="Times New Roman"/>
          <w:sz w:val="24"/>
          <w:szCs w:val="24"/>
        </w:rPr>
      </w:pPr>
      <w:r w:rsidRPr="003A7324">
        <w:rPr>
          <w:rFonts w:ascii="Times New Roman" w:hAnsi="Times New Roman"/>
          <w:sz w:val="24"/>
          <w:szCs w:val="24"/>
        </w:rPr>
        <w:t>Bailey Taylor (Fall 2024–2026) – M.S. (Biostatistics), Tulane University</w:t>
      </w:r>
    </w:p>
    <w:p w14:paraId="7E24AD6B"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PROFESSIONAL DEVELOPMENT</w:t>
      </w:r>
    </w:p>
    <w:p w14:paraId="601DD509" w14:textId="77777777" w:rsidR="006F1299" w:rsidRPr="003A7324" w:rsidRDefault="00344208" w:rsidP="003A7324">
      <w:pPr>
        <w:pStyle w:val="CVSubheading"/>
        <w:spacing w:line="360" w:lineRule="auto"/>
        <w:rPr>
          <w:rFonts w:ascii="Times New Roman" w:hAnsi="Times New Roman"/>
          <w:sz w:val="24"/>
          <w:szCs w:val="24"/>
        </w:rPr>
      </w:pPr>
      <w:r w:rsidRPr="003A7324">
        <w:rPr>
          <w:rFonts w:ascii="Times New Roman" w:hAnsi="Times New Roman"/>
          <w:sz w:val="24"/>
          <w:szCs w:val="24"/>
        </w:rPr>
        <w:t>Tulane University, New Orleans, LA, USA (Fall 2024)</w:t>
      </w:r>
    </w:p>
    <w:p w14:paraId="73829B26" w14:textId="77777777" w:rsidR="00100F01" w:rsidRPr="003A7324" w:rsidRDefault="00344208" w:rsidP="003A7324">
      <w:pPr>
        <w:pStyle w:val="CVListItem"/>
        <w:numPr>
          <w:ilvl w:val="0"/>
          <w:numId w:val="37"/>
        </w:numPr>
        <w:spacing w:line="360" w:lineRule="auto"/>
        <w:ind w:left="432" w:hanging="432"/>
        <w:rPr>
          <w:rFonts w:ascii="Times New Roman" w:hAnsi="Times New Roman"/>
          <w:sz w:val="24"/>
          <w:szCs w:val="24"/>
        </w:rPr>
      </w:pPr>
      <w:r w:rsidRPr="003A7324">
        <w:rPr>
          <w:rFonts w:ascii="Times New Roman" w:hAnsi="Times New Roman"/>
          <w:sz w:val="24"/>
          <w:szCs w:val="24"/>
        </w:rPr>
        <w:t>Office of Research Faculty Orientation, Tulane University, New Orleans, LA, USA</w:t>
      </w:r>
    </w:p>
    <w:p w14:paraId="7486FBAF" w14:textId="77777777" w:rsidR="006F1299" w:rsidRPr="003A7324" w:rsidRDefault="00344208" w:rsidP="003A7324">
      <w:pPr>
        <w:pStyle w:val="CVListItem"/>
        <w:numPr>
          <w:ilvl w:val="0"/>
          <w:numId w:val="37"/>
        </w:numPr>
        <w:spacing w:line="360" w:lineRule="auto"/>
        <w:ind w:left="432" w:hanging="432"/>
        <w:rPr>
          <w:rFonts w:ascii="Times New Roman" w:hAnsi="Times New Roman"/>
          <w:sz w:val="24"/>
          <w:szCs w:val="24"/>
        </w:rPr>
      </w:pPr>
      <w:r w:rsidRPr="003A7324">
        <w:rPr>
          <w:rFonts w:ascii="Times New Roman" w:hAnsi="Times New Roman"/>
          <w:sz w:val="24"/>
          <w:szCs w:val="24"/>
        </w:rPr>
        <w:t>New Faculty Orientation, Tulane University, New Orleans, LA, USA</w:t>
      </w:r>
    </w:p>
    <w:p w14:paraId="79726494" w14:textId="77777777" w:rsidR="006F1299" w:rsidRPr="003A7324" w:rsidRDefault="00344208" w:rsidP="003A7324">
      <w:pPr>
        <w:pStyle w:val="CVSubheading"/>
        <w:spacing w:line="360" w:lineRule="auto"/>
        <w:rPr>
          <w:rFonts w:ascii="Times New Roman" w:hAnsi="Times New Roman"/>
          <w:sz w:val="24"/>
          <w:szCs w:val="24"/>
        </w:rPr>
      </w:pPr>
      <w:r w:rsidRPr="003A7324">
        <w:rPr>
          <w:rFonts w:ascii="Times New Roman" w:hAnsi="Times New Roman"/>
          <w:sz w:val="24"/>
          <w:szCs w:val="24"/>
        </w:rPr>
        <w:t>CITI Training Certifications – Tulane University</w:t>
      </w:r>
    </w:p>
    <w:p w14:paraId="34897348" w14:textId="77777777" w:rsidR="006F1299" w:rsidRPr="003A7324" w:rsidRDefault="00344208" w:rsidP="003A7324">
      <w:pPr>
        <w:pStyle w:val="CVListItem"/>
        <w:numPr>
          <w:ilvl w:val="0"/>
          <w:numId w:val="21"/>
        </w:numPr>
        <w:spacing w:line="360" w:lineRule="auto"/>
        <w:ind w:left="432" w:hanging="432"/>
        <w:rPr>
          <w:rFonts w:ascii="Times New Roman" w:hAnsi="Times New Roman"/>
          <w:sz w:val="24"/>
          <w:szCs w:val="24"/>
        </w:rPr>
      </w:pPr>
      <w:r w:rsidRPr="003A7324">
        <w:rPr>
          <w:rFonts w:ascii="Times New Roman" w:hAnsi="Times New Roman"/>
          <w:sz w:val="24"/>
          <w:szCs w:val="24"/>
        </w:rPr>
        <w:t>Human Research – Group 2: Social and Behavioral Research (Completed: October 22, 2024)</w:t>
      </w:r>
    </w:p>
    <w:p w14:paraId="18187231" w14:textId="77777777" w:rsidR="006F1299" w:rsidRPr="003A7324" w:rsidRDefault="00344208" w:rsidP="003A7324">
      <w:pPr>
        <w:pStyle w:val="CVListItem"/>
        <w:numPr>
          <w:ilvl w:val="0"/>
          <w:numId w:val="21"/>
        </w:numPr>
        <w:spacing w:line="360" w:lineRule="auto"/>
        <w:ind w:left="432" w:hanging="432"/>
        <w:rPr>
          <w:rFonts w:ascii="Times New Roman" w:hAnsi="Times New Roman"/>
          <w:sz w:val="24"/>
          <w:szCs w:val="24"/>
        </w:rPr>
      </w:pPr>
      <w:r w:rsidRPr="003A7324">
        <w:rPr>
          <w:rFonts w:ascii="Times New Roman" w:hAnsi="Times New Roman"/>
          <w:sz w:val="24"/>
          <w:szCs w:val="24"/>
        </w:rPr>
        <w:t>Responsible Conduct of Research – Social and Behavioral Research Course (Completed: October 21, 2024)</w:t>
      </w:r>
    </w:p>
    <w:p w14:paraId="7CE17DE4" w14:textId="77777777" w:rsidR="006F1299" w:rsidRPr="003A7324" w:rsidRDefault="00344208" w:rsidP="003A7324">
      <w:pPr>
        <w:pStyle w:val="CVListItem"/>
        <w:numPr>
          <w:ilvl w:val="0"/>
          <w:numId w:val="21"/>
        </w:numPr>
        <w:spacing w:line="360" w:lineRule="auto"/>
        <w:ind w:left="432" w:hanging="432"/>
        <w:rPr>
          <w:rFonts w:ascii="Times New Roman" w:hAnsi="Times New Roman"/>
          <w:sz w:val="24"/>
          <w:szCs w:val="24"/>
        </w:rPr>
      </w:pPr>
      <w:r w:rsidRPr="003A7324">
        <w:rPr>
          <w:rFonts w:ascii="Times New Roman" w:hAnsi="Times New Roman"/>
          <w:sz w:val="24"/>
          <w:szCs w:val="24"/>
        </w:rPr>
        <w:t>Conflict of Interest Mini-Course (Completed: October 21, 2024)</w:t>
      </w:r>
    </w:p>
    <w:p w14:paraId="71A78797" w14:textId="77777777" w:rsidR="006F1299" w:rsidRPr="003A7324" w:rsidRDefault="00344208" w:rsidP="003A7324">
      <w:pPr>
        <w:pStyle w:val="CVListItem"/>
        <w:numPr>
          <w:ilvl w:val="0"/>
          <w:numId w:val="21"/>
        </w:numPr>
        <w:spacing w:line="360" w:lineRule="auto"/>
        <w:ind w:left="432" w:hanging="432"/>
        <w:rPr>
          <w:rFonts w:ascii="Times New Roman" w:hAnsi="Times New Roman"/>
          <w:sz w:val="24"/>
          <w:szCs w:val="24"/>
        </w:rPr>
      </w:pPr>
      <w:r w:rsidRPr="003A7324">
        <w:rPr>
          <w:rFonts w:ascii="Times New Roman" w:hAnsi="Times New Roman"/>
          <w:sz w:val="24"/>
          <w:szCs w:val="24"/>
        </w:rPr>
        <w:t>COVID-19 Public Training Series (All completed: October 21, 2024)</w:t>
      </w:r>
    </w:p>
    <w:p w14:paraId="43099E1F" w14:textId="77777777" w:rsidR="006F1299" w:rsidRPr="003A7324" w:rsidRDefault="00344208" w:rsidP="003A7324">
      <w:pPr>
        <w:pStyle w:val="CVListItem"/>
        <w:numPr>
          <w:ilvl w:val="0"/>
          <w:numId w:val="21"/>
        </w:numPr>
        <w:spacing w:line="360" w:lineRule="auto"/>
        <w:ind w:left="432" w:hanging="432"/>
        <w:rPr>
          <w:rFonts w:ascii="Times New Roman" w:hAnsi="Times New Roman"/>
          <w:sz w:val="24"/>
          <w:szCs w:val="24"/>
        </w:rPr>
      </w:pPr>
      <w:r w:rsidRPr="003A7324">
        <w:rPr>
          <w:rFonts w:ascii="Times New Roman" w:hAnsi="Times New Roman"/>
          <w:sz w:val="24"/>
          <w:szCs w:val="24"/>
        </w:rPr>
        <w:t>Research Security Training (Combined) (Completed: December 10, 2025)</w:t>
      </w:r>
    </w:p>
    <w:p w14:paraId="6303E540" w14:textId="77777777" w:rsidR="006F1299" w:rsidRPr="003A7324" w:rsidRDefault="00344208" w:rsidP="003A7324">
      <w:pPr>
        <w:pStyle w:val="CVSubheading"/>
        <w:spacing w:line="360" w:lineRule="auto"/>
        <w:rPr>
          <w:rFonts w:ascii="Times New Roman" w:hAnsi="Times New Roman"/>
          <w:sz w:val="24"/>
          <w:szCs w:val="24"/>
        </w:rPr>
      </w:pPr>
      <w:r w:rsidRPr="003A7324">
        <w:rPr>
          <w:rFonts w:ascii="Times New Roman" w:hAnsi="Times New Roman"/>
          <w:sz w:val="24"/>
          <w:szCs w:val="24"/>
        </w:rPr>
        <w:t>Eastern Kentucky University, Richmond, KY, USA (2021–2023)</w:t>
      </w:r>
    </w:p>
    <w:p w14:paraId="277EA7DC" w14:textId="77777777" w:rsidR="006F1299" w:rsidRPr="003A7324" w:rsidRDefault="00344208" w:rsidP="003A7324">
      <w:pPr>
        <w:pStyle w:val="CVListItem"/>
        <w:numPr>
          <w:ilvl w:val="0"/>
          <w:numId w:val="22"/>
        </w:numPr>
        <w:spacing w:line="360" w:lineRule="auto"/>
        <w:ind w:left="432" w:hanging="432"/>
        <w:rPr>
          <w:rFonts w:ascii="Times New Roman" w:hAnsi="Times New Roman"/>
          <w:sz w:val="24"/>
          <w:szCs w:val="24"/>
        </w:rPr>
      </w:pPr>
      <w:r w:rsidRPr="003A7324">
        <w:rPr>
          <w:rFonts w:ascii="Times New Roman" w:hAnsi="Times New Roman"/>
          <w:sz w:val="24"/>
          <w:szCs w:val="24"/>
        </w:rPr>
        <w:t>Junior Faculty Mentorship Program, College of STEM</w:t>
      </w:r>
    </w:p>
    <w:p w14:paraId="40FA7412" w14:textId="77777777" w:rsidR="006F1299" w:rsidRPr="003A7324" w:rsidRDefault="00344208" w:rsidP="003A7324">
      <w:pPr>
        <w:pStyle w:val="CVListItem"/>
        <w:numPr>
          <w:ilvl w:val="0"/>
          <w:numId w:val="22"/>
        </w:numPr>
        <w:spacing w:line="360" w:lineRule="auto"/>
        <w:ind w:left="432" w:hanging="432"/>
        <w:rPr>
          <w:rFonts w:ascii="Times New Roman" w:hAnsi="Times New Roman"/>
          <w:sz w:val="24"/>
          <w:szCs w:val="24"/>
        </w:rPr>
      </w:pPr>
      <w:r w:rsidRPr="003A7324">
        <w:rPr>
          <w:rFonts w:ascii="Times New Roman" w:hAnsi="Times New Roman"/>
          <w:sz w:val="24"/>
          <w:szCs w:val="24"/>
        </w:rPr>
        <w:t>New Faculty Orientation (August 2021)</w:t>
      </w:r>
    </w:p>
    <w:p w14:paraId="6343A583" w14:textId="77777777" w:rsidR="006F1299" w:rsidRPr="003A7324" w:rsidRDefault="00344208" w:rsidP="003A7324">
      <w:pPr>
        <w:pStyle w:val="CVListItem"/>
        <w:numPr>
          <w:ilvl w:val="0"/>
          <w:numId w:val="22"/>
        </w:numPr>
        <w:spacing w:line="360" w:lineRule="auto"/>
        <w:ind w:left="432" w:hanging="432"/>
        <w:rPr>
          <w:rFonts w:ascii="Times New Roman" w:hAnsi="Times New Roman"/>
          <w:sz w:val="24"/>
          <w:szCs w:val="24"/>
        </w:rPr>
      </w:pPr>
      <w:r w:rsidRPr="003A7324">
        <w:rPr>
          <w:rFonts w:ascii="Times New Roman" w:hAnsi="Times New Roman"/>
          <w:sz w:val="24"/>
          <w:szCs w:val="24"/>
        </w:rPr>
        <w:t>Professional Development Session on Classroom Technology (2021)</w:t>
      </w:r>
    </w:p>
    <w:p w14:paraId="35317DAA" w14:textId="77777777" w:rsidR="006F1299" w:rsidRPr="003A7324" w:rsidRDefault="00344208" w:rsidP="003A7324">
      <w:pPr>
        <w:pStyle w:val="CVListItem"/>
        <w:numPr>
          <w:ilvl w:val="0"/>
          <w:numId w:val="22"/>
        </w:numPr>
        <w:spacing w:line="360" w:lineRule="auto"/>
        <w:ind w:left="432" w:hanging="432"/>
        <w:rPr>
          <w:rFonts w:ascii="Times New Roman" w:hAnsi="Times New Roman"/>
          <w:sz w:val="24"/>
          <w:szCs w:val="24"/>
        </w:rPr>
      </w:pPr>
      <w:r w:rsidRPr="003A7324">
        <w:rPr>
          <w:rFonts w:ascii="Times New Roman" w:hAnsi="Times New Roman"/>
          <w:sz w:val="24"/>
          <w:szCs w:val="24"/>
        </w:rPr>
        <w:t>STA 270 Workshop (Fall 2021)</w:t>
      </w:r>
    </w:p>
    <w:p w14:paraId="46AEABE3" w14:textId="77777777" w:rsidR="006F1299" w:rsidRPr="003A7324" w:rsidRDefault="00344208" w:rsidP="003A7324">
      <w:pPr>
        <w:pStyle w:val="CVListItem"/>
        <w:numPr>
          <w:ilvl w:val="0"/>
          <w:numId w:val="22"/>
        </w:numPr>
        <w:spacing w:line="360" w:lineRule="auto"/>
        <w:ind w:left="432" w:hanging="432"/>
        <w:rPr>
          <w:rFonts w:ascii="Times New Roman" w:hAnsi="Times New Roman"/>
          <w:sz w:val="24"/>
          <w:szCs w:val="24"/>
        </w:rPr>
      </w:pPr>
      <w:r w:rsidRPr="003A7324">
        <w:rPr>
          <w:rFonts w:ascii="Times New Roman" w:hAnsi="Times New Roman"/>
          <w:sz w:val="24"/>
          <w:szCs w:val="24"/>
        </w:rPr>
        <w:t>WebAssign Training (Fall 2021)</w:t>
      </w:r>
    </w:p>
    <w:p w14:paraId="36050818" w14:textId="77777777" w:rsidR="006F1299" w:rsidRPr="003A7324" w:rsidRDefault="00344208" w:rsidP="003A7324">
      <w:pPr>
        <w:pStyle w:val="CVListItem"/>
        <w:numPr>
          <w:ilvl w:val="0"/>
          <w:numId w:val="22"/>
        </w:numPr>
        <w:spacing w:line="360" w:lineRule="auto"/>
        <w:ind w:left="432" w:hanging="432"/>
        <w:rPr>
          <w:rFonts w:ascii="Times New Roman" w:hAnsi="Times New Roman"/>
          <w:sz w:val="24"/>
          <w:szCs w:val="24"/>
        </w:rPr>
      </w:pPr>
      <w:r w:rsidRPr="003A7324">
        <w:rPr>
          <w:rFonts w:ascii="Times New Roman" w:hAnsi="Times New Roman"/>
          <w:sz w:val="24"/>
          <w:szCs w:val="24"/>
        </w:rPr>
        <w:t>Junior Faculty Mentoring Program Orientation (Fall 2021–Spring 2022)</w:t>
      </w:r>
    </w:p>
    <w:p w14:paraId="7A145862" w14:textId="77777777" w:rsidR="006F1299" w:rsidRPr="003A7324" w:rsidRDefault="00344208" w:rsidP="003A7324">
      <w:pPr>
        <w:pStyle w:val="CVListItem"/>
        <w:numPr>
          <w:ilvl w:val="0"/>
          <w:numId w:val="22"/>
        </w:numPr>
        <w:spacing w:line="360" w:lineRule="auto"/>
        <w:ind w:left="432" w:hanging="432"/>
        <w:rPr>
          <w:rFonts w:ascii="Times New Roman" w:hAnsi="Times New Roman"/>
          <w:sz w:val="24"/>
          <w:szCs w:val="24"/>
        </w:rPr>
      </w:pPr>
      <w:r w:rsidRPr="003A7324">
        <w:rPr>
          <w:rFonts w:ascii="Times New Roman" w:hAnsi="Times New Roman"/>
          <w:sz w:val="24"/>
          <w:szCs w:val="24"/>
        </w:rPr>
        <w:t>Workshops on Mentorship and Teaching Effectiveness (2022)</w:t>
      </w:r>
    </w:p>
    <w:p w14:paraId="798F955E" w14:textId="77777777" w:rsidR="006F1299" w:rsidRPr="003A7324" w:rsidRDefault="00344208" w:rsidP="003A7324">
      <w:pPr>
        <w:pStyle w:val="CVListItem"/>
        <w:numPr>
          <w:ilvl w:val="0"/>
          <w:numId w:val="22"/>
        </w:numPr>
        <w:spacing w:line="360" w:lineRule="auto"/>
        <w:ind w:left="432" w:hanging="432"/>
        <w:rPr>
          <w:rFonts w:ascii="Times New Roman" w:hAnsi="Times New Roman"/>
          <w:sz w:val="24"/>
          <w:szCs w:val="24"/>
        </w:rPr>
      </w:pPr>
      <w:r w:rsidRPr="003A7324">
        <w:rPr>
          <w:rFonts w:ascii="Times New Roman" w:hAnsi="Times New Roman"/>
          <w:sz w:val="24"/>
          <w:szCs w:val="24"/>
        </w:rPr>
        <w:t>Faculty Center for Teaching and Learning Workshop: “Integrating Learning Targets” (Fall 2023)</w:t>
      </w:r>
    </w:p>
    <w:p w14:paraId="14623B66"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LICENSES AND CERTIFICATIONS:</w:t>
      </w:r>
      <w:r w:rsidRPr="003A7324">
        <w:rPr>
          <w:rFonts w:ascii="Times New Roman" w:hAnsi="Times New Roman"/>
          <w:sz w:val="24"/>
          <w:szCs w:val="24"/>
        </w:rPr>
        <w:tab/>
      </w:r>
    </w:p>
    <w:p w14:paraId="178D8276" w14:textId="77777777" w:rsidR="006F1299" w:rsidRPr="003A7324" w:rsidRDefault="00344208" w:rsidP="003A7324">
      <w:pPr>
        <w:pStyle w:val="CVListItem"/>
        <w:spacing w:line="360" w:lineRule="auto"/>
        <w:rPr>
          <w:rFonts w:ascii="Times New Roman" w:hAnsi="Times New Roman"/>
          <w:bCs/>
          <w:sz w:val="24"/>
          <w:szCs w:val="24"/>
        </w:rPr>
      </w:pPr>
      <w:r w:rsidRPr="003A7324">
        <w:rPr>
          <w:rFonts w:ascii="Times New Roman" w:hAnsi="Times New Roman"/>
          <w:bCs/>
          <w:sz w:val="24"/>
          <w:szCs w:val="24"/>
        </w:rPr>
        <w:t>1.</w:t>
      </w:r>
      <w:r w:rsidRPr="003A7324">
        <w:rPr>
          <w:rFonts w:ascii="Times New Roman" w:hAnsi="Times New Roman"/>
          <w:bCs/>
          <w:sz w:val="24"/>
          <w:szCs w:val="24"/>
        </w:rPr>
        <w:tab/>
        <w:t>R Programming (2016) – Johns Hopkins University, Coursera</w:t>
      </w:r>
    </w:p>
    <w:p w14:paraId="2AD2AA82" w14:textId="77777777" w:rsidR="006F1299" w:rsidRPr="003A7324" w:rsidRDefault="00344208" w:rsidP="003A7324">
      <w:pPr>
        <w:pStyle w:val="CVListItem"/>
        <w:spacing w:line="360" w:lineRule="auto"/>
        <w:rPr>
          <w:rFonts w:ascii="Times New Roman" w:hAnsi="Times New Roman"/>
          <w:bCs/>
          <w:sz w:val="24"/>
          <w:szCs w:val="24"/>
        </w:rPr>
      </w:pPr>
      <w:r w:rsidRPr="003A7324">
        <w:rPr>
          <w:rFonts w:ascii="Times New Roman" w:hAnsi="Times New Roman"/>
          <w:bCs/>
          <w:sz w:val="24"/>
          <w:szCs w:val="24"/>
        </w:rPr>
        <w:lastRenderedPageBreak/>
        <w:t>2.</w:t>
      </w:r>
      <w:r w:rsidRPr="003A7324">
        <w:rPr>
          <w:rFonts w:ascii="Times New Roman" w:hAnsi="Times New Roman"/>
          <w:bCs/>
          <w:sz w:val="24"/>
          <w:szCs w:val="24"/>
        </w:rPr>
        <w:tab/>
        <w:t>The Data Scientist’s Toolbox (2016) – Johns Hopkins University, Coursera</w:t>
      </w:r>
    </w:p>
    <w:p w14:paraId="6EE3F532" w14:textId="77777777" w:rsidR="006F1299" w:rsidRPr="003A7324" w:rsidRDefault="00344208" w:rsidP="003A7324">
      <w:pPr>
        <w:pStyle w:val="CVListItem"/>
        <w:spacing w:line="360" w:lineRule="auto"/>
        <w:rPr>
          <w:rFonts w:ascii="Times New Roman" w:hAnsi="Times New Roman"/>
          <w:sz w:val="24"/>
          <w:szCs w:val="24"/>
        </w:rPr>
      </w:pPr>
      <w:r w:rsidRPr="003A7324">
        <w:rPr>
          <w:rFonts w:ascii="Times New Roman" w:hAnsi="Times New Roman"/>
          <w:bCs/>
          <w:sz w:val="24"/>
          <w:szCs w:val="24"/>
        </w:rPr>
        <w:t>3.</w:t>
      </w:r>
      <w:r w:rsidRPr="003A7324">
        <w:rPr>
          <w:rFonts w:ascii="Times New Roman" w:hAnsi="Times New Roman"/>
          <w:bCs/>
          <w:sz w:val="24"/>
          <w:szCs w:val="24"/>
        </w:rPr>
        <w:tab/>
      </w:r>
      <w:r w:rsidRPr="003A7324">
        <w:rPr>
          <w:rFonts w:ascii="Times New Roman" w:hAnsi="Times New Roman"/>
          <w:sz w:val="24"/>
          <w:szCs w:val="24"/>
        </w:rPr>
        <w:t>Drug Discovery (2016) – University of California, San Diego, Coursera</w:t>
      </w:r>
    </w:p>
    <w:p w14:paraId="3A42734E" w14:textId="77777777" w:rsidR="006F1299" w:rsidRPr="003A7324" w:rsidRDefault="00344208" w:rsidP="003A7324">
      <w:pPr>
        <w:pStyle w:val="CVSectionHeading"/>
        <w:spacing w:line="360" w:lineRule="auto"/>
        <w:rPr>
          <w:rFonts w:ascii="Times New Roman" w:hAnsi="Times New Roman"/>
          <w:sz w:val="24"/>
          <w:szCs w:val="24"/>
        </w:rPr>
      </w:pPr>
      <w:r w:rsidRPr="003A7324">
        <w:rPr>
          <w:rFonts w:ascii="Times New Roman" w:hAnsi="Times New Roman"/>
          <w:sz w:val="24"/>
          <w:szCs w:val="24"/>
        </w:rPr>
        <w:t>CO-CURRICULAR ACHIEVEMENTS</w:t>
      </w:r>
    </w:p>
    <w:p w14:paraId="224E3FCB" w14:textId="77777777" w:rsidR="00E863D9" w:rsidRPr="003A7324" w:rsidRDefault="00E863D9" w:rsidP="003A7324">
      <w:pPr>
        <w:spacing w:line="360" w:lineRule="auto"/>
        <w:rPr>
          <w:rFonts w:ascii="Times New Roman" w:hAnsi="Times New Roman"/>
          <w:sz w:val="24"/>
          <w:szCs w:val="24"/>
          <w:lang w:bidi="hi-IN"/>
        </w:rPr>
      </w:pPr>
      <w:r w:rsidRPr="003A7324">
        <w:rPr>
          <w:rFonts w:ascii="Times New Roman" w:hAnsi="Times New Roman"/>
          <w:b/>
          <w:bCs/>
          <w:sz w:val="24"/>
          <w:szCs w:val="24"/>
          <w:lang w:bidi="hi-IN"/>
        </w:rPr>
        <w:t>Track and Field Accomplishments</w:t>
      </w:r>
      <w:r w:rsidRPr="003A7324">
        <w:rPr>
          <w:rFonts w:ascii="Times New Roman" w:hAnsi="Times New Roman"/>
          <w:sz w:val="24"/>
          <w:szCs w:val="24"/>
          <w:lang w:bidi="hi-IN"/>
        </w:rPr>
        <w:br/>
        <w:t>University Practice Senior High School, Cape Coast, Central Region, Ghana</w:t>
      </w:r>
    </w:p>
    <w:p w14:paraId="2EF21B06" w14:textId="77777777" w:rsidR="00E863D9" w:rsidRPr="003A7324" w:rsidRDefault="00E863D9" w:rsidP="003A7324">
      <w:pPr>
        <w:pStyle w:val="CVListItem"/>
        <w:numPr>
          <w:ilvl w:val="0"/>
          <w:numId w:val="46"/>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5000 Meters (5K), Boys' Division — First Place (20:34.4) – 2001/2002</w:t>
      </w:r>
    </w:p>
    <w:p w14:paraId="19038B93" w14:textId="77777777" w:rsidR="00E863D9" w:rsidRPr="003A7324" w:rsidRDefault="00E863D9" w:rsidP="003A7324">
      <w:pPr>
        <w:pStyle w:val="CVListItem"/>
        <w:numPr>
          <w:ilvl w:val="0"/>
          <w:numId w:val="46"/>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5000 Meters (5K), Boys' Division — Second Place (17:41.55) – 2002/2003</w:t>
      </w:r>
    </w:p>
    <w:p w14:paraId="380E4A70" w14:textId="77777777" w:rsidR="00E863D9" w:rsidRPr="003A7324" w:rsidRDefault="00E863D9" w:rsidP="003A7324">
      <w:pPr>
        <w:pStyle w:val="CVListItem"/>
        <w:numPr>
          <w:ilvl w:val="0"/>
          <w:numId w:val="46"/>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5000 Meters (5K), Boys' Division — Third Place (19:17.14) – 2003/2004</w:t>
      </w:r>
    </w:p>
    <w:p w14:paraId="174A81D5" w14:textId="77777777" w:rsidR="0052746A" w:rsidRPr="003A7324" w:rsidRDefault="0052746A" w:rsidP="003A7324">
      <w:pPr>
        <w:pStyle w:val="CVSubheading"/>
        <w:spacing w:line="360" w:lineRule="auto"/>
        <w:rPr>
          <w:rFonts w:ascii="Times New Roman" w:hAnsi="Times New Roman"/>
          <w:sz w:val="24"/>
          <w:szCs w:val="24"/>
          <w:lang w:bidi="hi-IN"/>
        </w:rPr>
      </w:pPr>
      <w:r w:rsidRPr="003A7324">
        <w:rPr>
          <w:rFonts w:ascii="Times New Roman" w:hAnsi="Times New Roman"/>
          <w:bCs/>
          <w:sz w:val="24"/>
          <w:szCs w:val="24"/>
          <w:lang w:bidi="hi-IN"/>
        </w:rPr>
        <w:t>Circuit 4, Basic Schools Sports Festival, Cape Coast, Central Region, Ghana</w:t>
      </w:r>
    </w:p>
    <w:p w14:paraId="2063855F" w14:textId="77777777" w:rsidR="0052746A" w:rsidRPr="003A7324" w:rsidRDefault="0052746A" w:rsidP="003A7324">
      <w:pPr>
        <w:pStyle w:val="CVListItem"/>
        <w:numPr>
          <w:ilvl w:val="0"/>
          <w:numId w:val="47"/>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1500 Meters (1.5K), Boys' Division — First Place (5:14:40) – 1998/1999</w:t>
      </w:r>
    </w:p>
    <w:p w14:paraId="250061CF" w14:textId="77777777" w:rsidR="0052746A" w:rsidRDefault="0052746A" w:rsidP="003A7324">
      <w:pPr>
        <w:pStyle w:val="CVListItem"/>
        <w:numPr>
          <w:ilvl w:val="0"/>
          <w:numId w:val="47"/>
        </w:numPr>
        <w:spacing w:line="360" w:lineRule="auto"/>
        <w:ind w:left="432" w:hanging="432"/>
        <w:rPr>
          <w:rFonts w:ascii="Times New Roman" w:hAnsi="Times New Roman"/>
          <w:sz w:val="24"/>
          <w:szCs w:val="24"/>
          <w:lang w:bidi="hi-IN"/>
        </w:rPr>
      </w:pPr>
      <w:r w:rsidRPr="003A7324">
        <w:rPr>
          <w:rFonts w:ascii="Times New Roman" w:hAnsi="Times New Roman"/>
          <w:sz w:val="24"/>
          <w:szCs w:val="24"/>
          <w:lang w:bidi="hi-IN"/>
        </w:rPr>
        <w:t>3000 Meters (3K), Boys' Division — Third Place (11:09.39) – 1998/1999</w:t>
      </w:r>
    </w:p>
    <w:p w14:paraId="1E9F46BC" w14:textId="77777777" w:rsidR="008C60B4" w:rsidRPr="003A7324" w:rsidRDefault="008C60B4" w:rsidP="008C60B4">
      <w:pPr>
        <w:pStyle w:val="CVListItem"/>
        <w:spacing w:line="360" w:lineRule="auto"/>
        <w:ind w:left="0" w:firstLine="0"/>
        <w:rPr>
          <w:rFonts w:ascii="Times New Roman" w:hAnsi="Times New Roman"/>
          <w:sz w:val="24"/>
          <w:szCs w:val="24"/>
          <w:lang w:bidi="hi-IN"/>
        </w:rPr>
      </w:pPr>
    </w:p>
    <w:sectPr w:rsidR="008C60B4" w:rsidRPr="003A7324" w:rsidSect="00034616">
      <w:headerReference w:type="even" r:id="rId62"/>
      <w:headerReference w:type="default" r:id="rId63"/>
      <w:footerReference w:type="even" r:id="rId64"/>
      <w:footerReference w:type="default" r:id="rId65"/>
      <w:headerReference w:type="first" r:id="rId66"/>
      <w:footerReference w:type="first" r:id="rId67"/>
      <w:pgSz w:w="12240" w:h="15840"/>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445FB" w14:textId="77777777" w:rsidR="001E2B7A" w:rsidRDefault="001E2B7A">
      <w:pPr>
        <w:spacing w:line="240" w:lineRule="auto"/>
      </w:pPr>
      <w:r>
        <w:separator/>
      </w:r>
    </w:p>
  </w:endnote>
  <w:endnote w:type="continuationSeparator" w:id="0">
    <w:p w14:paraId="3915118E" w14:textId="77777777" w:rsidR="001E2B7A" w:rsidRDefault="001E2B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652A" w14:textId="77777777" w:rsidR="00A570C7" w:rsidRDefault="00A57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F7AE" w14:textId="77777777" w:rsidR="00A570C7" w:rsidRDefault="00A570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07D9C" w14:textId="77777777" w:rsidR="00A570C7" w:rsidRDefault="00A57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F35DF" w14:textId="77777777" w:rsidR="001E2B7A" w:rsidRDefault="001E2B7A">
      <w:pPr>
        <w:spacing w:line="240" w:lineRule="auto"/>
      </w:pPr>
      <w:r>
        <w:separator/>
      </w:r>
    </w:p>
  </w:footnote>
  <w:footnote w:type="continuationSeparator" w:id="0">
    <w:p w14:paraId="5787641C" w14:textId="77777777" w:rsidR="001E2B7A" w:rsidRDefault="001E2B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16D3" w14:textId="77777777" w:rsidR="00A570C7" w:rsidRDefault="00A570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D3614" w14:textId="3A2D529E" w:rsidR="00424140" w:rsidRDefault="00344208">
    <w:pPr>
      <w:pStyle w:val="Header"/>
      <w:pBdr>
        <w:bottom w:val="single" w:sz="4" w:space="4" w:color="BFBFBF"/>
      </w:pBdr>
      <w:jc w:val="right"/>
      <w:rPr>
        <w:sz w:val="18"/>
      </w:rPr>
    </w:pPr>
    <w:r>
      <w:rPr>
        <w:color w:val="595959"/>
        <w:sz w:val="16"/>
        <w:szCs w:val="16"/>
      </w:rPr>
      <w:t xml:space="preserve">Samuel Kakraba, Ph.D.  | </w:t>
    </w:r>
    <w:r w:rsidR="009626D9">
      <w:rPr>
        <w:color w:val="595959"/>
        <w:sz w:val="16"/>
        <w:szCs w:val="16"/>
      </w:rPr>
      <w:t xml:space="preserve"> </w:t>
    </w:r>
    <w:r>
      <w:rPr>
        <w:color w:val="595959"/>
        <w:sz w:val="16"/>
        <w:szCs w:val="16"/>
      </w:rPr>
      <w:t>Curriculum Vitae</w:t>
    </w:r>
    <w:r w:rsidR="00A27F12">
      <w:rPr>
        <w:color w:val="595959"/>
        <w:sz w:val="16"/>
        <w:szCs w:val="16"/>
      </w:rPr>
      <w:t xml:space="preserve">  |  </w:t>
    </w:r>
    <w:r w:rsidRPr="00A27F12">
      <w:rPr>
        <w:color w:val="595959"/>
        <w:sz w:val="16"/>
        <w:szCs w:val="16"/>
      </w:rPr>
      <w:t xml:space="preserve">Page </w:t>
    </w:r>
    <w:r w:rsidRPr="00A27F12">
      <w:rPr>
        <w:bCs/>
        <w:color w:val="595959"/>
        <w:sz w:val="16"/>
        <w:szCs w:val="16"/>
      </w:rPr>
      <w:fldChar w:fldCharType="begin"/>
    </w:r>
    <w:r w:rsidRPr="00A27F12">
      <w:rPr>
        <w:bCs/>
        <w:color w:val="595959"/>
        <w:sz w:val="16"/>
        <w:szCs w:val="16"/>
      </w:rPr>
      <w:instrText xml:space="preserve"> PAGE  \* Arabic  \* MERGEFORMAT </w:instrText>
    </w:r>
    <w:r w:rsidRPr="00A27F12">
      <w:rPr>
        <w:bCs/>
        <w:color w:val="595959"/>
        <w:sz w:val="16"/>
        <w:szCs w:val="16"/>
      </w:rPr>
      <w:fldChar w:fldCharType="separate"/>
    </w:r>
    <w:r w:rsidRPr="00A27F12">
      <w:rPr>
        <w:bCs/>
        <w:noProof/>
        <w:color w:val="595959"/>
        <w:sz w:val="16"/>
        <w:szCs w:val="16"/>
      </w:rPr>
      <w:t>1</w:t>
    </w:r>
    <w:r w:rsidRPr="00A27F12">
      <w:rPr>
        <w:bCs/>
        <w:color w:val="595959"/>
        <w:sz w:val="16"/>
        <w:szCs w:val="16"/>
      </w:rPr>
      <w:fldChar w:fldCharType="end"/>
    </w:r>
    <w:r w:rsidRPr="00A27F12">
      <w:rPr>
        <w:color w:val="595959"/>
        <w:sz w:val="16"/>
        <w:szCs w:val="16"/>
      </w:rPr>
      <w:t xml:space="preserve"> of </w:t>
    </w:r>
    <w:r w:rsidRPr="00A27F12">
      <w:rPr>
        <w:bCs/>
        <w:color w:val="595959"/>
        <w:sz w:val="16"/>
        <w:szCs w:val="16"/>
      </w:rPr>
      <w:fldChar w:fldCharType="begin"/>
    </w:r>
    <w:r w:rsidRPr="00A27F12">
      <w:rPr>
        <w:bCs/>
        <w:color w:val="595959"/>
        <w:sz w:val="16"/>
        <w:szCs w:val="16"/>
      </w:rPr>
      <w:instrText xml:space="preserve"> NUMPAGES  \* Arabic  \* MERGEFORMAT </w:instrText>
    </w:r>
    <w:r w:rsidRPr="00A27F12">
      <w:rPr>
        <w:bCs/>
        <w:color w:val="595959"/>
        <w:sz w:val="16"/>
        <w:szCs w:val="16"/>
      </w:rPr>
      <w:fldChar w:fldCharType="separate"/>
    </w:r>
    <w:r w:rsidRPr="00A27F12">
      <w:rPr>
        <w:bCs/>
        <w:noProof/>
        <w:color w:val="595959"/>
        <w:sz w:val="16"/>
        <w:szCs w:val="16"/>
      </w:rPr>
      <w:t>2</w:t>
    </w:r>
    <w:r w:rsidRPr="00A27F12">
      <w:rPr>
        <w:bCs/>
        <w:color w:val="595959"/>
        <w:sz w:val="16"/>
        <w:szCs w:val="16"/>
      </w:rPr>
      <w:fldChar w:fldCharType="end"/>
    </w:r>
    <w:r w:rsidR="00F71CEC">
      <w:rPr>
        <w:color w:val="595959"/>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541A" w14:textId="77777777" w:rsidR="00A570C7" w:rsidRDefault="00A57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F726F"/>
    <w:multiLevelType w:val="hybridMultilevel"/>
    <w:tmpl w:val="C44C4834"/>
    <w:lvl w:ilvl="0" w:tplc="72DE1082">
      <w:start w:val="1"/>
      <w:numFmt w:val="decimal"/>
      <w:lvlText w:val="%1."/>
      <w:lvlJc w:val="left"/>
      <w:pPr>
        <w:tabs>
          <w:tab w:val="num" w:pos="720"/>
        </w:tabs>
        <w:ind w:left="360" w:hanging="360"/>
      </w:pPr>
    </w:lvl>
    <w:lvl w:ilvl="1" w:tplc="BA3ADB98">
      <w:numFmt w:val="decimal"/>
      <w:lvlText w:val=""/>
      <w:lvlJc w:val="left"/>
    </w:lvl>
    <w:lvl w:ilvl="2" w:tplc="1A3CBF52">
      <w:numFmt w:val="decimal"/>
      <w:lvlText w:val=""/>
      <w:lvlJc w:val="left"/>
    </w:lvl>
    <w:lvl w:ilvl="3" w:tplc="2CA8B0CE">
      <w:numFmt w:val="decimal"/>
      <w:lvlText w:val=""/>
      <w:lvlJc w:val="left"/>
    </w:lvl>
    <w:lvl w:ilvl="4" w:tplc="55B43628">
      <w:numFmt w:val="decimal"/>
      <w:lvlText w:val=""/>
      <w:lvlJc w:val="left"/>
    </w:lvl>
    <w:lvl w:ilvl="5" w:tplc="E9B8C008">
      <w:numFmt w:val="decimal"/>
      <w:lvlText w:val=""/>
      <w:lvlJc w:val="left"/>
    </w:lvl>
    <w:lvl w:ilvl="6" w:tplc="7B7A9E96">
      <w:numFmt w:val="decimal"/>
      <w:lvlText w:val=""/>
      <w:lvlJc w:val="left"/>
    </w:lvl>
    <w:lvl w:ilvl="7" w:tplc="4D1A7218">
      <w:numFmt w:val="decimal"/>
      <w:lvlText w:val=""/>
      <w:lvlJc w:val="left"/>
    </w:lvl>
    <w:lvl w:ilvl="8" w:tplc="97E0F19C">
      <w:numFmt w:val="decimal"/>
      <w:lvlText w:val=""/>
      <w:lvlJc w:val="left"/>
    </w:lvl>
  </w:abstractNum>
  <w:abstractNum w:abstractNumId="7" w15:restartNumberingAfterBreak="0">
    <w:nsid w:val="02022913"/>
    <w:multiLevelType w:val="multilevel"/>
    <w:tmpl w:val="67AA8182"/>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8" w15:restartNumberingAfterBreak="0">
    <w:nsid w:val="08E60525"/>
    <w:multiLevelType w:val="multilevel"/>
    <w:tmpl w:val="1CB8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0C68EF"/>
    <w:multiLevelType w:val="hybridMultilevel"/>
    <w:tmpl w:val="ADD2FA8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0CD031CC"/>
    <w:multiLevelType w:val="hybridMultilevel"/>
    <w:tmpl w:val="1F30E098"/>
    <w:lvl w:ilvl="0" w:tplc="CF46642C">
      <w:start w:val="52"/>
      <w:numFmt w:val="decimal"/>
      <w:lvlText w:val="%1."/>
      <w:lvlJc w:val="left"/>
      <w:pPr>
        <w:tabs>
          <w:tab w:val="num" w:pos="720"/>
        </w:tabs>
        <w:ind w:left="360" w:hanging="360"/>
      </w:pPr>
    </w:lvl>
    <w:lvl w:ilvl="1" w:tplc="5EFA359A">
      <w:numFmt w:val="decimal"/>
      <w:lvlText w:val=""/>
      <w:lvlJc w:val="left"/>
    </w:lvl>
    <w:lvl w:ilvl="2" w:tplc="E03CD8E8">
      <w:numFmt w:val="decimal"/>
      <w:lvlText w:val=""/>
      <w:lvlJc w:val="left"/>
    </w:lvl>
    <w:lvl w:ilvl="3" w:tplc="F3742B6C">
      <w:numFmt w:val="decimal"/>
      <w:lvlText w:val=""/>
      <w:lvlJc w:val="left"/>
    </w:lvl>
    <w:lvl w:ilvl="4" w:tplc="160A031A">
      <w:numFmt w:val="decimal"/>
      <w:lvlText w:val=""/>
      <w:lvlJc w:val="left"/>
    </w:lvl>
    <w:lvl w:ilvl="5" w:tplc="43940526">
      <w:numFmt w:val="decimal"/>
      <w:lvlText w:val=""/>
      <w:lvlJc w:val="left"/>
    </w:lvl>
    <w:lvl w:ilvl="6" w:tplc="E0F2695C">
      <w:numFmt w:val="decimal"/>
      <w:lvlText w:val=""/>
      <w:lvlJc w:val="left"/>
    </w:lvl>
    <w:lvl w:ilvl="7" w:tplc="6F4C44AA">
      <w:numFmt w:val="decimal"/>
      <w:lvlText w:val=""/>
      <w:lvlJc w:val="left"/>
    </w:lvl>
    <w:lvl w:ilvl="8" w:tplc="946C93FA">
      <w:numFmt w:val="decimal"/>
      <w:lvlText w:val=""/>
      <w:lvlJc w:val="left"/>
    </w:lvl>
  </w:abstractNum>
  <w:abstractNum w:abstractNumId="11" w15:restartNumberingAfterBreak="0">
    <w:nsid w:val="0DD66D47"/>
    <w:multiLevelType w:val="multilevel"/>
    <w:tmpl w:val="379A6F1C"/>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2" w15:restartNumberingAfterBreak="0">
    <w:nsid w:val="16503EB1"/>
    <w:multiLevelType w:val="hybridMultilevel"/>
    <w:tmpl w:val="89CA6F38"/>
    <w:lvl w:ilvl="0" w:tplc="1292D0FC">
      <w:start w:val="1"/>
      <w:numFmt w:val="decimal"/>
      <w:lvlText w:val="%1."/>
      <w:lvlJc w:val="left"/>
      <w:pPr>
        <w:tabs>
          <w:tab w:val="num" w:pos="900"/>
        </w:tabs>
        <w:ind w:left="540" w:hanging="360"/>
      </w:pPr>
    </w:lvl>
    <w:lvl w:ilvl="1" w:tplc="D4F684A8">
      <w:numFmt w:val="decimal"/>
      <w:lvlText w:val=""/>
      <w:lvlJc w:val="left"/>
    </w:lvl>
    <w:lvl w:ilvl="2" w:tplc="8BD03A34">
      <w:numFmt w:val="decimal"/>
      <w:lvlText w:val=""/>
      <w:lvlJc w:val="left"/>
    </w:lvl>
    <w:lvl w:ilvl="3" w:tplc="66649526">
      <w:numFmt w:val="decimal"/>
      <w:lvlText w:val=""/>
      <w:lvlJc w:val="left"/>
    </w:lvl>
    <w:lvl w:ilvl="4" w:tplc="6F163E46">
      <w:numFmt w:val="decimal"/>
      <w:lvlText w:val=""/>
      <w:lvlJc w:val="left"/>
    </w:lvl>
    <w:lvl w:ilvl="5" w:tplc="52C6D016">
      <w:numFmt w:val="decimal"/>
      <w:lvlText w:val=""/>
      <w:lvlJc w:val="left"/>
    </w:lvl>
    <w:lvl w:ilvl="6" w:tplc="70E6BE72">
      <w:numFmt w:val="decimal"/>
      <w:lvlText w:val=""/>
      <w:lvlJc w:val="left"/>
    </w:lvl>
    <w:lvl w:ilvl="7" w:tplc="B9A444D6">
      <w:numFmt w:val="decimal"/>
      <w:lvlText w:val=""/>
      <w:lvlJc w:val="left"/>
    </w:lvl>
    <w:lvl w:ilvl="8" w:tplc="296A42A2">
      <w:numFmt w:val="decimal"/>
      <w:lvlText w:val=""/>
      <w:lvlJc w:val="left"/>
    </w:lvl>
  </w:abstractNum>
  <w:abstractNum w:abstractNumId="13" w15:restartNumberingAfterBreak="0">
    <w:nsid w:val="197B39CD"/>
    <w:multiLevelType w:val="hybridMultilevel"/>
    <w:tmpl w:val="73AE49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BB06D63"/>
    <w:multiLevelType w:val="hybridMultilevel"/>
    <w:tmpl w:val="808AD3A4"/>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1ED805AF"/>
    <w:multiLevelType w:val="multilevel"/>
    <w:tmpl w:val="5D6A4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633A46"/>
    <w:multiLevelType w:val="multilevel"/>
    <w:tmpl w:val="97EA7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AD4F65"/>
    <w:multiLevelType w:val="hybridMultilevel"/>
    <w:tmpl w:val="2362AD92"/>
    <w:lvl w:ilvl="0" w:tplc="35FA1B3A">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24E4678"/>
    <w:multiLevelType w:val="hybridMultilevel"/>
    <w:tmpl w:val="79FAF8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8EF0933"/>
    <w:multiLevelType w:val="hybridMultilevel"/>
    <w:tmpl w:val="2A48880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2B396C2B"/>
    <w:multiLevelType w:val="multilevel"/>
    <w:tmpl w:val="109441F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1" w15:restartNumberingAfterBreak="0">
    <w:nsid w:val="300443E5"/>
    <w:multiLevelType w:val="hybridMultilevel"/>
    <w:tmpl w:val="B73058F8"/>
    <w:lvl w:ilvl="0" w:tplc="BF4AEDCA">
      <w:start w:val="43"/>
      <w:numFmt w:val="decimal"/>
      <w:lvlText w:val="%1."/>
      <w:lvlJc w:val="left"/>
      <w:pPr>
        <w:tabs>
          <w:tab w:val="num" w:pos="720"/>
        </w:tabs>
        <w:ind w:left="360" w:hanging="360"/>
      </w:pPr>
    </w:lvl>
    <w:lvl w:ilvl="1" w:tplc="E04C547E">
      <w:numFmt w:val="decimal"/>
      <w:lvlText w:val=""/>
      <w:lvlJc w:val="left"/>
    </w:lvl>
    <w:lvl w:ilvl="2" w:tplc="FCB6846E">
      <w:numFmt w:val="decimal"/>
      <w:lvlText w:val=""/>
      <w:lvlJc w:val="left"/>
    </w:lvl>
    <w:lvl w:ilvl="3" w:tplc="E7C85F90">
      <w:numFmt w:val="decimal"/>
      <w:lvlText w:val=""/>
      <w:lvlJc w:val="left"/>
    </w:lvl>
    <w:lvl w:ilvl="4" w:tplc="71764AE8">
      <w:numFmt w:val="decimal"/>
      <w:lvlText w:val=""/>
      <w:lvlJc w:val="left"/>
    </w:lvl>
    <w:lvl w:ilvl="5" w:tplc="1F1AABBC">
      <w:numFmt w:val="decimal"/>
      <w:lvlText w:val=""/>
      <w:lvlJc w:val="left"/>
    </w:lvl>
    <w:lvl w:ilvl="6" w:tplc="FE2A2EBA">
      <w:numFmt w:val="decimal"/>
      <w:lvlText w:val=""/>
      <w:lvlJc w:val="left"/>
    </w:lvl>
    <w:lvl w:ilvl="7" w:tplc="FCF051A6">
      <w:numFmt w:val="decimal"/>
      <w:lvlText w:val=""/>
      <w:lvlJc w:val="left"/>
    </w:lvl>
    <w:lvl w:ilvl="8" w:tplc="D4A41E42">
      <w:numFmt w:val="decimal"/>
      <w:lvlText w:val=""/>
      <w:lvlJc w:val="left"/>
    </w:lvl>
  </w:abstractNum>
  <w:abstractNum w:abstractNumId="22" w15:restartNumberingAfterBreak="0">
    <w:nsid w:val="308D5C91"/>
    <w:multiLevelType w:val="hybridMultilevel"/>
    <w:tmpl w:val="02D06026"/>
    <w:lvl w:ilvl="0" w:tplc="F980637A">
      <w:start w:val="48"/>
      <w:numFmt w:val="decimal"/>
      <w:lvlText w:val="%1."/>
      <w:lvlJc w:val="left"/>
      <w:pPr>
        <w:tabs>
          <w:tab w:val="num" w:pos="720"/>
        </w:tabs>
        <w:ind w:left="360" w:hanging="360"/>
      </w:pPr>
    </w:lvl>
    <w:lvl w:ilvl="1" w:tplc="9704F1DA">
      <w:numFmt w:val="decimal"/>
      <w:lvlText w:val=""/>
      <w:lvlJc w:val="left"/>
    </w:lvl>
    <w:lvl w:ilvl="2" w:tplc="B968433C">
      <w:numFmt w:val="decimal"/>
      <w:lvlText w:val=""/>
      <w:lvlJc w:val="left"/>
    </w:lvl>
    <w:lvl w:ilvl="3" w:tplc="D00E39A0">
      <w:numFmt w:val="decimal"/>
      <w:lvlText w:val=""/>
      <w:lvlJc w:val="left"/>
    </w:lvl>
    <w:lvl w:ilvl="4" w:tplc="1A605B2C">
      <w:numFmt w:val="decimal"/>
      <w:lvlText w:val=""/>
      <w:lvlJc w:val="left"/>
    </w:lvl>
    <w:lvl w:ilvl="5" w:tplc="3C0865BA">
      <w:numFmt w:val="decimal"/>
      <w:lvlText w:val=""/>
      <w:lvlJc w:val="left"/>
    </w:lvl>
    <w:lvl w:ilvl="6" w:tplc="F64A1CE4">
      <w:numFmt w:val="decimal"/>
      <w:lvlText w:val=""/>
      <w:lvlJc w:val="left"/>
    </w:lvl>
    <w:lvl w:ilvl="7" w:tplc="D86AD5E8">
      <w:numFmt w:val="decimal"/>
      <w:lvlText w:val=""/>
      <w:lvlJc w:val="left"/>
    </w:lvl>
    <w:lvl w:ilvl="8" w:tplc="A71C8300">
      <w:numFmt w:val="decimal"/>
      <w:lvlText w:val=""/>
      <w:lvlJc w:val="left"/>
    </w:lvl>
  </w:abstractNum>
  <w:abstractNum w:abstractNumId="23" w15:restartNumberingAfterBreak="0">
    <w:nsid w:val="34960FA6"/>
    <w:multiLevelType w:val="hybridMultilevel"/>
    <w:tmpl w:val="559E04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025B2D"/>
    <w:multiLevelType w:val="hybridMultilevel"/>
    <w:tmpl w:val="35B0F95E"/>
    <w:lvl w:ilvl="0" w:tplc="E74AA95C">
      <w:start w:val="53"/>
      <w:numFmt w:val="decimal"/>
      <w:lvlText w:val="%1."/>
      <w:lvlJc w:val="left"/>
      <w:pPr>
        <w:tabs>
          <w:tab w:val="num" w:pos="720"/>
        </w:tabs>
        <w:ind w:left="360" w:hanging="360"/>
      </w:pPr>
    </w:lvl>
    <w:lvl w:ilvl="1" w:tplc="9E9EBF66">
      <w:numFmt w:val="decimal"/>
      <w:lvlText w:val=""/>
      <w:lvlJc w:val="left"/>
    </w:lvl>
    <w:lvl w:ilvl="2" w:tplc="521EB688">
      <w:numFmt w:val="decimal"/>
      <w:lvlText w:val=""/>
      <w:lvlJc w:val="left"/>
    </w:lvl>
    <w:lvl w:ilvl="3" w:tplc="F89C0370">
      <w:numFmt w:val="decimal"/>
      <w:lvlText w:val=""/>
      <w:lvlJc w:val="left"/>
    </w:lvl>
    <w:lvl w:ilvl="4" w:tplc="4676A228">
      <w:numFmt w:val="decimal"/>
      <w:lvlText w:val=""/>
      <w:lvlJc w:val="left"/>
    </w:lvl>
    <w:lvl w:ilvl="5" w:tplc="5230876A">
      <w:numFmt w:val="decimal"/>
      <w:lvlText w:val=""/>
      <w:lvlJc w:val="left"/>
    </w:lvl>
    <w:lvl w:ilvl="6" w:tplc="8D0EB63C">
      <w:numFmt w:val="decimal"/>
      <w:lvlText w:val=""/>
      <w:lvlJc w:val="left"/>
    </w:lvl>
    <w:lvl w:ilvl="7" w:tplc="9A401CDA">
      <w:numFmt w:val="decimal"/>
      <w:lvlText w:val=""/>
      <w:lvlJc w:val="left"/>
    </w:lvl>
    <w:lvl w:ilvl="8" w:tplc="558C73D0">
      <w:numFmt w:val="decimal"/>
      <w:lvlText w:val=""/>
      <w:lvlJc w:val="left"/>
    </w:lvl>
  </w:abstractNum>
  <w:abstractNum w:abstractNumId="25" w15:restartNumberingAfterBreak="0">
    <w:nsid w:val="36510F06"/>
    <w:multiLevelType w:val="hybridMultilevel"/>
    <w:tmpl w:val="57AE0648"/>
    <w:lvl w:ilvl="0" w:tplc="4C5A8CCC">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6B57717"/>
    <w:multiLevelType w:val="hybridMultilevel"/>
    <w:tmpl w:val="EDB2557C"/>
    <w:lvl w:ilvl="0" w:tplc="DE68B71A">
      <w:start w:val="1"/>
      <w:numFmt w:val="decimal"/>
      <w:lvlText w:val="%1."/>
      <w:lvlJc w:val="left"/>
      <w:pPr>
        <w:ind w:left="540" w:hanging="360"/>
      </w:pPr>
      <w:rPr>
        <w:b w:val="0"/>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3EBF6F70"/>
    <w:multiLevelType w:val="hybridMultilevel"/>
    <w:tmpl w:val="6506093C"/>
    <w:lvl w:ilvl="0" w:tplc="B27CBA86">
      <w:start w:val="1"/>
      <w:numFmt w:val="decimal"/>
      <w:lvlText w:val="%1."/>
      <w:lvlJc w:val="left"/>
      <w:pPr>
        <w:ind w:left="450" w:hanging="360"/>
      </w:pPr>
      <w:rPr>
        <w:b w:val="0"/>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43F96FBE"/>
    <w:multiLevelType w:val="hybridMultilevel"/>
    <w:tmpl w:val="1FE63D38"/>
    <w:lvl w:ilvl="0" w:tplc="0C5EB8FE">
      <w:start w:val="59"/>
      <w:numFmt w:val="decimal"/>
      <w:lvlText w:val="%1."/>
      <w:lvlJc w:val="left"/>
      <w:pPr>
        <w:tabs>
          <w:tab w:val="num" w:pos="720"/>
        </w:tabs>
        <w:ind w:left="360" w:hanging="360"/>
      </w:pPr>
    </w:lvl>
    <w:lvl w:ilvl="1" w:tplc="8B606C94">
      <w:numFmt w:val="decimal"/>
      <w:lvlText w:val=""/>
      <w:lvlJc w:val="left"/>
    </w:lvl>
    <w:lvl w:ilvl="2" w:tplc="EC6C9B1C">
      <w:numFmt w:val="decimal"/>
      <w:lvlText w:val=""/>
      <w:lvlJc w:val="left"/>
    </w:lvl>
    <w:lvl w:ilvl="3" w:tplc="01B82D94">
      <w:numFmt w:val="decimal"/>
      <w:lvlText w:val=""/>
      <w:lvlJc w:val="left"/>
    </w:lvl>
    <w:lvl w:ilvl="4" w:tplc="CACEE08E">
      <w:numFmt w:val="decimal"/>
      <w:lvlText w:val=""/>
      <w:lvlJc w:val="left"/>
    </w:lvl>
    <w:lvl w:ilvl="5" w:tplc="58E81C66">
      <w:numFmt w:val="decimal"/>
      <w:lvlText w:val=""/>
      <w:lvlJc w:val="left"/>
    </w:lvl>
    <w:lvl w:ilvl="6" w:tplc="B63EE850">
      <w:numFmt w:val="decimal"/>
      <w:lvlText w:val=""/>
      <w:lvlJc w:val="left"/>
    </w:lvl>
    <w:lvl w:ilvl="7" w:tplc="E6027A0A">
      <w:numFmt w:val="decimal"/>
      <w:lvlText w:val=""/>
      <w:lvlJc w:val="left"/>
    </w:lvl>
    <w:lvl w:ilvl="8" w:tplc="4D7AA2CA">
      <w:numFmt w:val="decimal"/>
      <w:lvlText w:val=""/>
      <w:lvlJc w:val="left"/>
    </w:lvl>
  </w:abstractNum>
  <w:abstractNum w:abstractNumId="29" w15:restartNumberingAfterBreak="0">
    <w:nsid w:val="45267BB8"/>
    <w:multiLevelType w:val="hybridMultilevel"/>
    <w:tmpl w:val="D7BE3934"/>
    <w:lvl w:ilvl="0" w:tplc="0409000F">
      <w:start w:val="5"/>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423FFB"/>
    <w:multiLevelType w:val="hybridMultilevel"/>
    <w:tmpl w:val="8D22E470"/>
    <w:lvl w:ilvl="0" w:tplc="36E8BA16">
      <w:start w:val="7"/>
      <w:numFmt w:val="decimal"/>
      <w:lvlText w:val="%1."/>
      <w:lvlJc w:val="left"/>
      <w:pPr>
        <w:tabs>
          <w:tab w:val="num" w:pos="900"/>
        </w:tabs>
        <w:ind w:left="540" w:hanging="360"/>
      </w:pPr>
    </w:lvl>
    <w:lvl w:ilvl="1" w:tplc="721056DC">
      <w:numFmt w:val="decimal"/>
      <w:lvlText w:val=""/>
      <w:lvlJc w:val="left"/>
    </w:lvl>
    <w:lvl w:ilvl="2" w:tplc="9D868A62">
      <w:numFmt w:val="decimal"/>
      <w:lvlText w:val=""/>
      <w:lvlJc w:val="left"/>
    </w:lvl>
    <w:lvl w:ilvl="3" w:tplc="6F8267C8">
      <w:numFmt w:val="decimal"/>
      <w:lvlText w:val=""/>
      <w:lvlJc w:val="left"/>
    </w:lvl>
    <w:lvl w:ilvl="4" w:tplc="CF848FA6">
      <w:numFmt w:val="decimal"/>
      <w:lvlText w:val=""/>
      <w:lvlJc w:val="left"/>
    </w:lvl>
    <w:lvl w:ilvl="5" w:tplc="6C124E38">
      <w:numFmt w:val="decimal"/>
      <w:lvlText w:val=""/>
      <w:lvlJc w:val="left"/>
    </w:lvl>
    <w:lvl w:ilvl="6" w:tplc="4D16CA3E">
      <w:numFmt w:val="decimal"/>
      <w:lvlText w:val=""/>
      <w:lvlJc w:val="left"/>
    </w:lvl>
    <w:lvl w:ilvl="7" w:tplc="243467C4">
      <w:numFmt w:val="decimal"/>
      <w:lvlText w:val=""/>
      <w:lvlJc w:val="left"/>
    </w:lvl>
    <w:lvl w:ilvl="8" w:tplc="697C42B8">
      <w:numFmt w:val="decimal"/>
      <w:lvlText w:val=""/>
      <w:lvlJc w:val="left"/>
    </w:lvl>
  </w:abstractNum>
  <w:abstractNum w:abstractNumId="31" w15:restartNumberingAfterBreak="0">
    <w:nsid w:val="49C258A1"/>
    <w:multiLevelType w:val="multilevel"/>
    <w:tmpl w:val="D3F0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566B53"/>
    <w:multiLevelType w:val="hybridMultilevel"/>
    <w:tmpl w:val="F0103CB2"/>
    <w:lvl w:ilvl="0" w:tplc="E592D130">
      <w:start w:val="1"/>
      <w:numFmt w:val="decimal"/>
      <w:lvlText w:val="%1."/>
      <w:lvlJc w:val="left"/>
      <w:pPr>
        <w:ind w:left="450" w:hanging="360"/>
      </w:pPr>
      <w:rPr>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54021B07"/>
    <w:multiLevelType w:val="hybridMultilevel"/>
    <w:tmpl w:val="049AF37E"/>
    <w:lvl w:ilvl="0" w:tplc="D0389FC0">
      <w:start w:val="33"/>
      <w:numFmt w:val="decimal"/>
      <w:lvlText w:val="%1."/>
      <w:lvlJc w:val="left"/>
      <w:pPr>
        <w:tabs>
          <w:tab w:val="num" w:pos="810"/>
        </w:tabs>
        <w:ind w:left="450" w:hanging="360"/>
      </w:pPr>
    </w:lvl>
    <w:lvl w:ilvl="1" w:tplc="07AA59F2">
      <w:numFmt w:val="decimal"/>
      <w:lvlText w:val=""/>
      <w:lvlJc w:val="left"/>
    </w:lvl>
    <w:lvl w:ilvl="2" w:tplc="F64E90A8">
      <w:numFmt w:val="decimal"/>
      <w:lvlText w:val=""/>
      <w:lvlJc w:val="left"/>
    </w:lvl>
    <w:lvl w:ilvl="3" w:tplc="25A6D254">
      <w:numFmt w:val="decimal"/>
      <w:lvlText w:val=""/>
      <w:lvlJc w:val="left"/>
    </w:lvl>
    <w:lvl w:ilvl="4" w:tplc="8C9A9C14">
      <w:numFmt w:val="decimal"/>
      <w:lvlText w:val=""/>
      <w:lvlJc w:val="left"/>
    </w:lvl>
    <w:lvl w:ilvl="5" w:tplc="2C46C010">
      <w:numFmt w:val="decimal"/>
      <w:lvlText w:val=""/>
      <w:lvlJc w:val="left"/>
    </w:lvl>
    <w:lvl w:ilvl="6" w:tplc="B3F8A4A2">
      <w:numFmt w:val="decimal"/>
      <w:lvlText w:val=""/>
      <w:lvlJc w:val="left"/>
    </w:lvl>
    <w:lvl w:ilvl="7" w:tplc="608C4834">
      <w:numFmt w:val="decimal"/>
      <w:lvlText w:val=""/>
      <w:lvlJc w:val="left"/>
    </w:lvl>
    <w:lvl w:ilvl="8" w:tplc="838043A2">
      <w:numFmt w:val="decimal"/>
      <w:lvlText w:val=""/>
      <w:lvlJc w:val="left"/>
    </w:lvl>
  </w:abstractNum>
  <w:abstractNum w:abstractNumId="34" w15:restartNumberingAfterBreak="0">
    <w:nsid w:val="552362C8"/>
    <w:multiLevelType w:val="hybridMultilevel"/>
    <w:tmpl w:val="D4B6D972"/>
    <w:lvl w:ilvl="0" w:tplc="846C9E36">
      <w:start w:val="1"/>
      <w:numFmt w:val="decimal"/>
      <w:lvlText w:val="%1."/>
      <w:lvlJc w:val="left"/>
      <w:pPr>
        <w:tabs>
          <w:tab w:val="num" w:pos="900"/>
        </w:tabs>
        <w:ind w:left="540" w:hanging="360"/>
      </w:pPr>
    </w:lvl>
    <w:lvl w:ilvl="1" w:tplc="16589F1A">
      <w:numFmt w:val="decimal"/>
      <w:lvlText w:val=""/>
      <w:lvlJc w:val="left"/>
    </w:lvl>
    <w:lvl w:ilvl="2" w:tplc="13DE7834">
      <w:numFmt w:val="decimal"/>
      <w:lvlText w:val=""/>
      <w:lvlJc w:val="left"/>
    </w:lvl>
    <w:lvl w:ilvl="3" w:tplc="FDD8D0B0">
      <w:numFmt w:val="decimal"/>
      <w:lvlText w:val=""/>
      <w:lvlJc w:val="left"/>
    </w:lvl>
    <w:lvl w:ilvl="4" w:tplc="ABDED264">
      <w:numFmt w:val="decimal"/>
      <w:lvlText w:val=""/>
      <w:lvlJc w:val="left"/>
    </w:lvl>
    <w:lvl w:ilvl="5" w:tplc="F27AE468">
      <w:numFmt w:val="decimal"/>
      <w:lvlText w:val=""/>
      <w:lvlJc w:val="left"/>
    </w:lvl>
    <w:lvl w:ilvl="6" w:tplc="026C56FE">
      <w:numFmt w:val="decimal"/>
      <w:lvlText w:val=""/>
      <w:lvlJc w:val="left"/>
    </w:lvl>
    <w:lvl w:ilvl="7" w:tplc="A1B08340">
      <w:numFmt w:val="decimal"/>
      <w:lvlText w:val=""/>
      <w:lvlJc w:val="left"/>
    </w:lvl>
    <w:lvl w:ilvl="8" w:tplc="C9EC05C2">
      <w:numFmt w:val="decimal"/>
      <w:lvlText w:val=""/>
      <w:lvlJc w:val="left"/>
    </w:lvl>
  </w:abstractNum>
  <w:abstractNum w:abstractNumId="35" w15:restartNumberingAfterBreak="0">
    <w:nsid w:val="5E1522FE"/>
    <w:multiLevelType w:val="hybridMultilevel"/>
    <w:tmpl w:val="2F9E332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64B70533"/>
    <w:multiLevelType w:val="hybridMultilevel"/>
    <w:tmpl w:val="62408A5E"/>
    <w:lvl w:ilvl="0" w:tplc="B7ACDB52">
      <w:start w:val="1"/>
      <w:numFmt w:val="decimal"/>
      <w:lvlText w:val="%1."/>
      <w:lvlJc w:val="left"/>
      <w:pPr>
        <w:tabs>
          <w:tab w:val="num" w:pos="720"/>
        </w:tabs>
        <w:ind w:left="360" w:hanging="360"/>
      </w:pPr>
    </w:lvl>
    <w:lvl w:ilvl="1" w:tplc="75B40FE8">
      <w:numFmt w:val="decimal"/>
      <w:lvlText w:val=""/>
      <w:lvlJc w:val="left"/>
    </w:lvl>
    <w:lvl w:ilvl="2" w:tplc="B99C0A78">
      <w:numFmt w:val="decimal"/>
      <w:lvlText w:val=""/>
      <w:lvlJc w:val="left"/>
    </w:lvl>
    <w:lvl w:ilvl="3" w:tplc="10641FF8">
      <w:numFmt w:val="decimal"/>
      <w:lvlText w:val=""/>
      <w:lvlJc w:val="left"/>
    </w:lvl>
    <w:lvl w:ilvl="4" w:tplc="CE96050E">
      <w:numFmt w:val="decimal"/>
      <w:lvlText w:val=""/>
      <w:lvlJc w:val="left"/>
    </w:lvl>
    <w:lvl w:ilvl="5" w:tplc="30B01D7A">
      <w:numFmt w:val="decimal"/>
      <w:lvlText w:val=""/>
      <w:lvlJc w:val="left"/>
    </w:lvl>
    <w:lvl w:ilvl="6" w:tplc="1394933A">
      <w:numFmt w:val="decimal"/>
      <w:lvlText w:val=""/>
      <w:lvlJc w:val="left"/>
    </w:lvl>
    <w:lvl w:ilvl="7" w:tplc="A18276C8">
      <w:numFmt w:val="decimal"/>
      <w:lvlText w:val=""/>
      <w:lvlJc w:val="left"/>
    </w:lvl>
    <w:lvl w:ilvl="8" w:tplc="6FCAFEC6">
      <w:numFmt w:val="decimal"/>
      <w:lvlText w:val=""/>
      <w:lvlJc w:val="left"/>
    </w:lvl>
  </w:abstractNum>
  <w:abstractNum w:abstractNumId="37" w15:restartNumberingAfterBreak="0">
    <w:nsid w:val="6FE4522C"/>
    <w:multiLevelType w:val="multilevel"/>
    <w:tmpl w:val="3E92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483855"/>
    <w:multiLevelType w:val="hybridMultilevel"/>
    <w:tmpl w:val="C0169C18"/>
    <w:lvl w:ilvl="0" w:tplc="EE3037CC">
      <w:start w:val="1"/>
      <w:numFmt w:val="decimal"/>
      <w:lvlText w:val="%1."/>
      <w:lvlJc w:val="left"/>
      <w:pPr>
        <w:tabs>
          <w:tab w:val="num" w:pos="900"/>
        </w:tabs>
        <w:ind w:left="540" w:hanging="360"/>
      </w:pPr>
    </w:lvl>
    <w:lvl w:ilvl="1" w:tplc="EE223F12">
      <w:numFmt w:val="decimal"/>
      <w:lvlText w:val=""/>
      <w:lvlJc w:val="left"/>
    </w:lvl>
    <w:lvl w:ilvl="2" w:tplc="041E7386">
      <w:numFmt w:val="decimal"/>
      <w:lvlText w:val=""/>
      <w:lvlJc w:val="left"/>
    </w:lvl>
    <w:lvl w:ilvl="3" w:tplc="48BA75DC">
      <w:numFmt w:val="decimal"/>
      <w:lvlText w:val=""/>
      <w:lvlJc w:val="left"/>
    </w:lvl>
    <w:lvl w:ilvl="4" w:tplc="0FF8D8D8">
      <w:numFmt w:val="decimal"/>
      <w:lvlText w:val=""/>
      <w:lvlJc w:val="left"/>
    </w:lvl>
    <w:lvl w:ilvl="5" w:tplc="6B4CDF4C">
      <w:numFmt w:val="decimal"/>
      <w:lvlText w:val=""/>
      <w:lvlJc w:val="left"/>
    </w:lvl>
    <w:lvl w:ilvl="6" w:tplc="E86AC958">
      <w:numFmt w:val="decimal"/>
      <w:lvlText w:val=""/>
      <w:lvlJc w:val="left"/>
    </w:lvl>
    <w:lvl w:ilvl="7" w:tplc="DD326508">
      <w:numFmt w:val="decimal"/>
      <w:lvlText w:val=""/>
      <w:lvlJc w:val="left"/>
    </w:lvl>
    <w:lvl w:ilvl="8" w:tplc="3BB01CE6">
      <w:numFmt w:val="decimal"/>
      <w:lvlText w:val=""/>
      <w:lvlJc w:val="left"/>
    </w:lvl>
  </w:abstractNum>
  <w:abstractNum w:abstractNumId="39" w15:restartNumberingAfterBreak="0">
    <w:nsid w:val="70861409"/>
    <w:multiLevelType w:val="hybridMultilevel"/>
    <w:tmpl w:val="94CA8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18D7E5B"/>
    <w:multiLevelType w:val="hybridMultilevel"/>
    <w:tmpl w:val="397A854A"/>
    <w:lvl w:ilvl="0" w:tplc="FA10CADA">
      <w:start w:val="1"/>
      <w:numFmt w:val="decimal"/>
      <w:lvlText w:val="%1."/>
      <w:lvlJc w:val="left"/>
      <w:pPr>
        <w:ind w:left="450" w:hanging="360"/>
      </w:pPr>
      <w:rPr>
        <w:b w:val="0"/>
        <w:bCs w:val="0"/>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1" w15:restartNumberingAfterBreak="0">
    <w:nsid w:val="71D53934"/>
    <w:multiLevelType w:val="hybridMultilevel"/>
    <w:tmpl w:val="6E2E6E8E"/>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6B7BCA"/>
    <w:multiLevelType w:val="hybridMultilevel"/>
    <w:tmpl w:val="F5FC80D6"/>
    <w:lvl w:ilvl="0" w:tplc="74E4A91E">
      <w:start w:val="11"/>
      <w:numFmt w:val="decimal"/>
      <w:lvlText w:val="%1."/>
      <w:lvlJc w:val="left"/>
      <w:pPr>
        <w:tabs>
          <w:tab w:val="num" w:pos="720"/>
        </w:tabs>
        <w:ind w:left="360" w:hanging="360"/>
      </w:pPr>
    </w:lvl>
    <w:lvl w:ilvl="1" w:tplc="56AC5C2A">
      <w:numFmt w:val="decimal"/>
      <w:lvlText w:val=""/>
      <w:lvlJc w:val="left"/>
    </w:lvl>
    <w:lvl w:ilvl="2" w:tplc="0C44DCDC">
      <w:numFmt w:val="decimal"/>
      <w:lvlText w:val=""/>
      <w:lvlJc w:val="left"/>
    </w:lvl>
    <w:lvl w:ilvl="3" w:tplc="82AEAE96">
      <w:numFmt w:val="decimal"/>
      <w:lvlText w:val=""/>
      <w:lvlJc w:val="left"/>
    </w:lvl>
    <w:lvl w:ilvl="4" w:tplc="4CC0E69C">
      <w:numFmt w:val="decimal"/>
      <w:lvlText w:val=""/>
      <w:lvlJc w:val="left"/>
    </w:lvl>
    <w:lvl w:ilvl="5" w:tplc="8C703C60">
      <w:numFmt w:val="decimal"/>
      <w:lvlText w:val=""/>
      <w:lvlJc w:val="left"/>
    </w:lvl>
    <w:lvl w:ilvl="6" w:tplc="8FFE71F6">
      <w:numFmt w:val="decimal"/>
      <w:lvlText w:val=""/>
      <w:lvlJc w:val="left"/>
    </w:lvl>
    <w:lvl w:ilvl="7" w:tplc="778460FE">
      <w:numFmt w:val="decimal"/>
      <w:lvlText w:val=""/>
      <w:lvlJc w:val="left"/>
    </w:lvl>
    <w:lvl w:ilvl="8" w:tplc="508A111A">
      <w:numFmt w:val="decimal"/>
      <w:lvlText w:val=""/>
      <w:lvlJc w:val="left"/>
    </w:lvl>
  </w:abstractNum>
  <w:abstractNum w:abstractNumId="43" w15:restartNumberingAfterBreak="0">
    <w:nsid w:val="7C046E79"/>
    <w:multiLevelType w:val="multilevel"/>
    <w:tmpl w:val="CE44B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372B15"/>
    <w:multiLevelType w:val="hybridMultilevel"/>
    <w:tmpl w:val="B59A80F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5" w15:restartNumberingAfterBreak="0">
    <w:nsid w:val="7CB209E1"/>
    <w:multiLevelType w:val="hybridMultilevel"/>
    <w:tmpl w:val="465466C6"/>
    <w:lvl w:ilvl="0" w:tplc="1802888A">
      <w:start w:val="62"/>
      <w:numFmt w:val="decimal"/>
      <w:lvlText w:val="%1."/>
      <w:lvlJc w:val="left"/>
      <w:pPr>
        <w:tabs>
          <w:tab w:val="num" w:pos="720"/>
        </w:tabs>
        <w:ind w:left="360" w:hanging="360"/>
      </w:pPr>
    </w:lvl>
    <w:lvl w:ilvl="1" w:tplc="81AC3E1A">
      <w:numFmt w:val="decimal"/>
      <w:lvlText w:val=""/>
      <w:lvlJc w:val="left"/>
    </w:lvl>
    <w:lvl w:ilvl="2" w:tplc="F19C860C">
      <w:numFmt w:val="decimal"/>
      <w:lvlText w:val=""/>
      <w:lvlJc w:val="left"/>
    </w:lvl>
    <w:lvl w:ilvl="3" w:tplc="E27C370A">
      <w:numFmt w:val="decimal"/>
      <w:lvlText w:val=""/>
      <w:lvlJc w:val="left"/>
    </w:lvl>
    <w:lvl w:ilvl="4" w:tplc="C1D0C92C">
      <w:numFmt w:val="decimal"/>
      <w:lvlText w:val=""/>
      <w:lvlJc w:val="left"/>
    </w:lvl>
    <w:lvl w:ilvl="5" w:tplc="3F54D4DC">
      <w:numFmt w:val="decimal"/>
      <w:lvlText w:val=""/>
      <w:lvlJc w:val="left"/>
    </w:lvl>
    <w:lvl w:ilvl="6" w:tplc="9A58BD70">
      <w:numFmt w:val="decimal"/>
      <w:lvlText w:val=""/>
      <w:lvlJc w:val="left"/>
    </w:lvl>
    <w:lvl w:ilvl="7" w:tplc="FD7ADC1A">
      <w:numFmt w:val="decimal"/>
      <w:lvlText w:val=""/>
      <w:lvlJc w:val="left"/>
    </w:lvl>
    <w:lvl w:ilvl="8" w:tplc="55E80098">
      <w:numFmt w:val="decimal"/>
      <w:lvlText w:val=""/>
      <w:lvlJc w:val="left"/>
    </w:lvl>
  </w:abstractNum>
  <w:abstractNum w:abstractNumId="46" w15:restartNumberingAfterBreak="0">
    <w:nsid w:val="7DCB330A"/>
    <w:multiLevelType w:val="multilevel"/>
    <w:tmpl w:val="67DA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455472">
    <w:abstractNumId w:val="5"/>
  </w:num>
  <w:num w:numId="2" w16cid:durableId="1095590795">
    <w:abstractNumId w:val="3"/>
  </w:num>
  <w:num w:numId="3" w16cid:durableId="1649241946">
    <w:abstractNumId w:val="2"/>
  </w:num>
  <w:num w:numId="4" w16cid:durableId="646591379">
    <w:abstractNumId w:val="4"/>
  </w:num>
  <w:num w:numId="5" w16cid:durableId="809371770">
    <w:abstractNumId w:val="1"/>
  </w:num>
  <w:num w:numId="6" w16cid:durableId="948312352">
    <w:abstractNumId w:val="0"/>
  </w:num>
  <w:num w:numId="7" w16cid:durableId="1155027190">
    <w:abstractNumId w:val="26"/>
  </w:num>
  <w:num w:numId="8" w16cid:durableId="2002199041">
    <w:abstractNumId w:val="36"/>
  </w:num>
  <w:num w:numId="9" w16cid:durableId="572354504">
    <w:abstractNumId w:val="42"/>
  </w:num>
  <w:num w:numId="10" w16cid:durableId="1286691314">
    <w:abstractNumId w:val="33"/>
  </w:num>
  <w:num w:numId="11" w16cid:durableId="693920369">
    <w:abstractNumId w:val="21"/>
  </w:num>
  <w:num w:numId="12" w16cid:durableId="875315565">
    <w:abstractNumId w:val="22"/>
  </w:num>
  <w:num w:numId="13" w16cid:durableId="266351603">
    <w:abstractNumId w:val="10"/>
  </w:num>
  <w:num w:numId="14" w16cid:durableId="1840807682">
    <w:abstractNumId w:val="24"/>
  </w:num>
  <w:num w:numId="15" w16cid:durableId="956984895">
    <w:abstractNumId w:val="28"/>
  </w:num>
  <w:num w:numId="16" w16cid:durableId="1850440154">
    <w:abstractNumId w:val="45"/>
  </w:num>
  <w:num w:numId="17" w16cid:durableId="338385304">
    <w:abstractNumId w:val="39"/>
  </w:num>
  <w:num w:numId="18" w16cid:durableId="1620798054">
    <w:abstractNumId w:val="6"/>
  </w:num>
  <w:num w:numId="19" w16cid:durableId="2072345503">
    <w:abstractNumId w:val="12"/>
  </w:num>
  <w:num w:numId="20" w16cid:durableId="1399092148">
    <w:abstractNumId w:val="18"/>
  </w:num>
  <w:num w:numId="21" w16cid:durableId="1302807146">
    <w:abstractNumId w:val="14"/>
  </w:num>
  <w:num w:numId="22" w16cid:durableId="1561401404">
    <w:abstractNumId w:val="41"/>
  </w:num>
  <w:num w:numId="23" w16cid:durableId="1061902225">
    <w:abstractNumId w:val="19"/>
  </w:num>
  <w:num w:numId="24" w16cid:durableId="583220054">
    <w:abstractNumId w:val="9"/>
  </w:num>
  <w:num w:numId="25" w16cid:durableId="150607945">
    <w:abstractNumId w:val="7"/>
  </w:num>
  <w:num w:numId="26" w16cid:durableId="475493227">
    <w:abstractNumId w:val="38"/>
  </w:num>
  <w:num w:numId="27" w16cid:durableId="1101220449">
    <w:abstractNumId w:val="34"/>
  </w:num>
  <w:num w:numId="28" w16cid:durableId="1566523834">
    <w:abstractNumId w:val="30"/>
  </w:num>
  <w:num w:numId="29" w16cid:durableId="1406759124">
    <w:abstractNumId w:val="40"/>
  </w:num>
  <w:num w:numId="30" w16cid:durableId="1641879522">
    <w:abstractNumId w:val="29"/>
  </w:num>
  <w:num w:numId="31" w16cid:durableId="1701585419">
    <w:abstractNumId w:val="23"/>
  </w:num>
  <w:num w:numId="32" w16cid:durableId="460541202">
    <w:abstractNumId w:val="25"/>
  </w:num>
  <w:num w:numId="33" w16cid:durableId="2038894224">
    <w:abstractNumId w:val="17"/>
  </w:num>
  <w:num w:numId="34" w16cid:durableId="1875121361">
    <w:abstractNumId w:val="32"/>
  </w:num>
  <w:num w:numId="35" w16cid:durableId="662977967">
    <w:abstractNumId w:val="27"/>
  </w:num>
  <w:num w:numId="36" w16cid:durableId="1226646725">
    <w:abstractNumId w:val="44"/>
  </w:num>
  <w:num w:numId="37" w16cid:durableId="281695925">
    <w:abstractNumId w:val="35"/>
  </w:num>
  <w:num w:numId="38" w16cid:durableId="444079774">
    <w:abstractNumId w:val="13"/>
  </w:num>
  <w:num w:numId="39" w16cid:durableId="1123811831">
    <w:abstractNumId w:val="43"/>
  </w:num>
  <w:num w:numId="40" w16cid:durableId="1724524278">
    <w:abstractNumId w:val="15"/>
  </w:num>
  <w:num w:numId="41" w16cid:durableId="9843694">
    <w:abstractNumId w:val="37"/>
  </w:num>
  <w:num w:numId="42" w16cid:durableId="130096084">
    <w:abstractNumId w:val="46"/>
  </w:num>
  <w:num w:numId="43" w16cid:durableId="388310718">
    <w:abstractNumId w:val="16"/>
  </w:num>
  <w:num w:numId="44" w16cid:durableId="1303316399">
    <w:abstractNumId w:val="8"/>
  </w:num>
  <w:num w:numId="45" w16cid:durableId="445346516">
    <w:abstractNumId w:val="31"/>
  </w:num>
  <w:num w:numId="46" w16cid:durableId="852576882">
    <w:abstractNumId w:val="20"/>
  </w:num>
  <w:num w:numId="47" w16cid:durableId="164633004">
    <w:abstractNumId w:val="11"/>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kraba, Samuel">
    <w15:presenceInfo w15:providerId="AD" w15:userId="S::skakraba@tulane.edu::c62f619b-f603-41ba-9224-2d20f32c8e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4CE"/>
    <w:rsid w:val="00000BD5"/>
    <w:rsid w:val="00004EC0"/>
    <w:rsid w:val="000109F5"/>
    <w:rsid w:val="00010D82"/>
    <w:rsid w:val="00011730"/>
    <w:rsid w:val="0001290F"/>
    <w:rsid w:val="000136D2"/>
    <w:rsid w:val="00015449"/>
    <w:rsid w:val="00017652"/>
    <w:rsid w:val="000200BC"/>
    <w:rsid w:val="00020EEF"/>
    <w:rsid w:val="00025501"/>
    <w:rsid w:val="00025B5B"/>
    <w:rsid w:val="00030595"/>
    <w:rsid w:val="00030923"/>
    <w:rsid w:val="00032FE8"/>
    <w:rsid w:val="000339CA"/>
    <w:rsid w:val="00034616"/>
    <w:rsid w:val="000365A0"/>
    <w:rsid w:val="000375B1"/>
    <w:rsid w:val="0004055B"/>
    <w:rsid w:val="00045288"/>
    <w:rsid w:val="00045A2B"/>
    <w:rsid w:val="000517DE"/>
    <w:rsid w:val="00053EF2"/>
    <w:rsid w:val="00055C6A"/>
    <w:rsid w:val="0006063C"/>
    <w:rsid w:val="0006194F"/>
    <w:rsid w:val="000625B3"/>
    <w:rsid w:val="0006666F"/>
    <w:rsid w:val="00071574"/>
    <w:rsid w:val="000757A1"/>
    <w:rsid w:val="000816EB"/>
    <w:rsid w:val="000820AD"/>
    <w:rsid w:val="000830FC"/>
    <w:rsid w:val="00083B9D"/>
    <w:rsid w:val="00084C31"/>
    <w:rsid w:val="00090E20"/>
    <w:rsid w:val="00093D6B"/>
    <w:rsid w:val="0009629D"/>
    <w:rsid w:val="0009666D"/>
    <w:rsid w:val="000969A7"/>
    <w:rsid w:val="00097C48"/>
    <w:rsid w:val="000A134C"/>
    <w:rsid w:val="000A15D9"/>
    <w:rsid w:val="000A208B"/>
    <w:rsid w:val="000A3268"/>
    <w:rsid w:val="000A3C44"/>
    <w:rsid w:val="000A5642"/>
    <w:rsid w:val="000A6205"/>
    <w:rsid w:val="000A765D"/>
    <w:rsid w:val="000B1A72"/>
    <w:rsid w:val="000B2780"/>
    <w:rsid w:val="000C1CD1"/>
    <w:rsid w:val="000C3BF1"/>
    <w:rsid w:val="000D0892"/>
    <w:rsid w:val="000D1459"/>
    <w:rsid w:val="000D3239"/>
    <w:rsid w:val="000D3D12"/>
    <w:rsid w:val="000D3FEE"/>
    <w:rsid w:val="000D4C86"/>
    <w:rsid w:val="000D4DA2"/>
    <w:rsid w:val="000D533D"/>
    <w:rsid w:val="000D6434"/>
    <w:rsid w:val="000F0FA9"/>
    <w:rsid w:val="000F2D6F"/>
    <w:rsid w:val="000F73D1"/>
    <w:rsid w:val="00100D06"/>
    <w:rsid w:val="00100F01"/>
    <w:rsid w:val="0010283B"/>
    <w:rsid w:val="001029BD"/>
    <w:rsid w:val="001032A7"/>
    <w:rsid w:val="001036FB"/>
    <w:rsid w:val="00103986"/>
    <w:rsid w:val="001052B8"/>
    <w:rsid w:val="00106836"/>
    <w:rsid w:val="00110D66"/>
    <w:rsid w:val="0011128D"/>
    <w:rsid w:val="00112D6B"/>
    <w:rsid w:val="00115BFD"/>
    <w:rsid w:val="00116071"/>
    <w:rsid w:val="00117332"/>
    <w:rsid w:val="001175F7"/>
    <w:rsid w:val="00117B9C"/>
    <w:rsid w:val="00125B4A"/>
    <w:rsid w:val="00127DF6"/>
    <w:rsid w:val="00130DBD"/>
    <w:rsid w:val="00130EB5"/>
    <w:rsid w:val="0013453B"/>
    <w:rsid w:val="001348C3"/>
    <w:rsid w:val="001376C1"/>
    <w:rsid w:val="00140982"/>
    <w:rsid w:val="00141FB9"/>
    <w:rsid w:val="00143598"/>
    <w:rsid w:val="00143E9C"/>
    <w:rsid w:val="00144ED8"/>
    <w:rsid w:val="00145873"/>
    <w:rsid w:val="00147CA9"/>
    <w:rsid w:val="001500E1"/>
    <w:rsid w:val="0015074B"/>
    <w:rsid w:val="00151303"/>
    <w:rsid w:val="00151A15"/>
    <w:rsid w:val="00151F20"/>
    <w:rsid w:val="00153211"/>
    <w:rsid w:val="00154BE7"/>
    <w:rsid w:val="001610FA"/>
    <w:rsid w:val="00166F82"/>
    <w:rsid w:val="00167FB6"/>
    <w:rsid w:val="00171D9A"/>
    <w:rsid w:val="00173696"/>
    <w:rsid w:val="00174693"/>
    <w:rsid w:val="00175108"/>
    <w:rsid w:val="00181202"/>
    <w:rsid w:val="00186305"/>
    <w:rsid w:val="00190A71"/>
    <w:rsid w:val="00191F2A"/>
    <w:rsid w:val="00194DC2"/>
    <w:rsid w:val="001952D1"/>
    <w:rsid w:val="001957D5"/>
    <w:rsid w:val="00196C05"/>
    <w:rsid w:val="001A11D4"/>
    <w:rsid w:val="001A238D"/>
    <w:rsid w:val="001A51CC"/>
    <w:rsid w:val="001A57F2"/>
    <w:rsid w:val="001A6A2C"/>
    <w:rsid w:val="001A7370"/>
    <w:rsid w:val="001B0F79"/>
    <w:rsid w:val="001B1E18"/>
    <w:rsid w:val="001B4231"/>
    <w:rsid w:val="001B480F"/>
    <w:rsid w:val="001C164E"/>
    <w:rsid w:val="001C1B19"/>
    <w:rsid w:val="001C1B78"/>
    <w:rsid w:val="001C33D9"/>
    <w:rsid w:val="001D038B"/>
    <w:rsid w:val="001D134A"/>
    <w:rsid w:val="001D5628"/>
    <w:rsid w:val="001E1928"/>
    <w:rsid w:val="001E2B7A"/>
    <w:rsid w:val="001F0692"/>
    <w:rsid w:val="00200D30"/>
    <w:rsid w:val="00204BD1"/>
    <w:rsid w:val="00205906"/>
    <w:rsid w:val="00210C7C"/>
    <w:rsid w:val="00213DDB"/>
    <w:rsid w:val="00214C45"/>
    <w:rsid w:val="00214EFE"/>
    <w:rsid w:val="00215EE5"/>
    <w:rsid w:val="00220A20"/>
    <w:rsid w:val="0022473F"/>
    <w:rsid w:val="00225CCF"/>
    <w:rsid w:val="00226C27"/>
    <w:rsid w:val="00227F4F"/>
    <w:rsid w:val="00230700"/>
    <w:rsid w:val="00230769"/>
    <w:rsid w:val="0023158D"/>
    <w:rsid w:val="00231DCF"/>
    <w:rsid w:val="00232317"/>
    <w:rsid w:val="0023323A"/>
    <w:rsid w:val="00236EBB"/>
    <w:rsid w:val="002379DD"/>
    <w:rsid w:val="002402C2"/>
    <w:rsid w:val="00242BAD"/>
    <w:rsid w:val="0024478D"/>
    <w:rsid w:val="0024500C"/>
    <w:rsid w:val="00246803"/>
    <w:rsid w:val="00247634"/>
    <w:rsid w:val="00251458"/>
    <w:rsid w:val="00252582"/>
    <w:rsid w:val="00253411"/>
    <w:rsid w:val="00255298"/>
    <w:rsid w:val="002560A3"/>
    <w:rsid w:val="0025624C"/>
    <w:rsid w:val="00263712"/>
    <w:rsid w:val="00264946"/>
    <w:rsid w:val="00264AC4"/>
    <w:rsid w:val="0026682F"/>
    <w:rsid w:val="0026729C"/>
    <w:rsid w:val="0026748A"/>
    <w:rsid w:val="00267730"/>
    <w:rsid w:val="002703E2"/>
    <w:rsid w:val="00271277"/>
    <w:rsid w:val="0027223B"/>
    <w:rsid w:val="002725A0"/>
    <w:rsid w:val="00272A34"/>
    <w:rsid w:val="0027566E"/>
    <w:rsid w:val="002764C8"/>
    <w:rsid w:val="00276F77"/>
    <w:rsid w:val="00280DEE"/>
    <w:rsid w:val="00284729"/>
    <w:rsid w:val="00292F56"/>
    <w:rsid w:val="00293016"/>
    <w:rsid w:val="00294BFA"/>
    <w:rsid w:val="0029639D"/>
    <w:rsid w:val="00296BB4"/>
    <w:rsid w:val="002A0D30"/>
    <w:rsid w:val="002A6B7D"/>
    <w:rsid w:val="002B07B4"/>
    <w:rsid w:val="002B07EB"/>
    <w:rsid w:val="002B2482"/>
    <w:rsid w:val="002B2A2F"/>
    <w:rsid w:val="002B4EC9"/>
    <w:rsid w:val="002C0DE6"/>
    <w:rsid w:val="002C16DC"/>
    <w:rsid w:val="002C29F8"/>
    <w:rsid w:val="002C2C67"/>
    <w:rsid w:val="002C2DD2"/>
    <w:rsid w:val="002C395F"/>
    <w:rsid w:val="002C4D44"/>
    <w:rsid w:val="002C533F"/>
    <w:rsid w:val="002D1BCA"/>
    <w:rsid w:val="002D3DB3"/>
    <w:rsid w:val="002E0224"/>
    <w:rsid w:val="002E1C33"/>
    <w:rsid w:val="002E3407"/>
    <w:rsid w:val="002E3A32"/>
    <w:rsid w:val="002E41C0"/>
    <w:rsid w:val="002E635E"/>
    <w:rsid w:val="002F08D0"/>
    <w:rsid w:val="002F2B4A"/>
    <w:rsid w:val="002F44A9"/>
    <w:rsid w:val="002F67B1"/>
    <w:rsid w:val="002F6F97"/>
    <w:rsid w:val="002F7C50"/>
    <w:rsid w:val="003022D9"/>
    <w:rsid w:val="0030371B"/>
    <w:rsid w:val="00307279"/>
    <w:rsid w:val="0031366B"/>
    <w:rsid w:val="00315669"/>
    <w:rsid w:val="00317C1E"/>
    <w:rsid w:val="003200C5"/>
    <w:rsid w:val="00320D9F"/>
    <w:rsid w:val="003212FB"/>
    <w:rsid w:val="00326F90"/>
    <w:rsid w:val="00337892"/>
    <w:rsid w:val="00337BDA"/>
    <w:rsid w:val="00342964"/>
    <w:rsid w:val="003430B2"/>
    <w:rsid w:val="00344208"/>
    <w:rsid w:val="00345CF1"/>
    <w:rsid w:val="00347143"/>
    <w:rsid w:val="00353928"/>
    <w:rsid w:val="0035580F"/>
    <w:rsid w:val="00355E0E"/>
    <w:rsid w:val="00357365"/>
    <w:rsid w:val="003600B9"/>
    <w:rsid w:val="003609F5"/>
    <w:rsid w:val="00362C18"/>
    <w:rsid w:val="003642C0"/>
    <w:rsid w:val="003725B9"/>
    <w:rsid w:val="00372993"/>
    <w:rsid w:val="00373016"/>
    <w:rsid w:val="003749E1"/>
    <w:rsid w:val="00374F37"/>
    <w:rsid w:val="0037620B"/>
    <w:rsid w:val="00381C49"/>
    <w:rsid w:val="003822BF"/>
    <w:rsid w:val="0038354E"/>
    <w:rsid w:val="0038374E"/>
    <w:rsid w:val="00384DE4"/>
    <w:rsid w:val="0038727B"/>
    <w:rsid w:val="00387683"/>
    <w:rsid w:val="00387F85"/>
    <w:rsid w:val="00391B2A"/>
    <w:rsid w:val="00391F21"/>
    <w:rsid w:val="0039553B"/>
    <w:rsid w:val="00397985"/>
    <w:rsid w:val="003979EF"/>
    <w:rsid w:val="003A5AD8"/>
    <w:rsid w:val="003A7324"/>
    <w:rsid w:val="003A7B45"/>
    <w:rsid w:val="003B2EBA"/>
    <w:rsid w:val="003B5974"/>
    <w:rsid w:val="003C1A21"/>
    <w:rsid w:val="003C26F3"/>
    <w:rsid w:val="003C30D7"/>
    <w:rsid w:val="003C36BF"/>
    <w:rsid w:val="003C583B"/>
    <w:rsid w:val="003C7471"/>
    <w:rsid w:val="003D3FF3"/>
    <w:rsid w:val="003D4E0C"/>
    <w:rsid w:val="003D775C"/>
    <w:rsid w:val="003E089A"/>
    <w:rsid w:val="003E10ED"/>
    <w:rsid w:val="003E3539"/>
    <w:rsid w:val="003E75FD"/>
    <w:rsid w:val="003F0C18"/>
    <w:rsid w:val="003F2F84"/>
    <w:rsid w:val="003F31D6"/>
    <w:rsid w:val="003F4CDF"/>
    <w:rsid w:val="0040431E"/>
    <w:rsid w:val="00406194"/>
    <w:rsid w:val="00406287"/>
    <w:rsid w:val="00406485"/>
    <w:rsid w:val="004064CF"/>
    <w:rsid w:val="004071FF"/>
    <w:rsid w:val="004078BE"/>
    <w:rsid w:val="0041465E"/>
    <w:rsid w:val="00421353"/>
    <w:rsid w:val="00421444"/>
    <w:rsid w:val="00424140"/>
    <w:rsid w:val="00424B97"/>
    <w:rsid w:val="00425110"/>
    <w:rsid w:val="00425F25"/>
    <w:rsid w:val="00430168"/>
    <w:rsid w:val="00431D95"/>
    <w:rsid w:val="0043365E"/>
    <w:rsid w:val="00435A84"/>
    <w:rsid w:val="004368FF"/>
    <w:rsid w:val="00441646"/>
    <w:rsid w:val="00443000"/>
    <w:rsid w:val="004447FA"/>
    <w:rsid w:val="00445ABE"/>
    <w:rsid w:val="00452340"/>
    <w:rsid w:val="004538E9"/>
    <w:rsid w:val="0046116B"/>
    <w:rsid w:val="004613E5"/>
    <w:rsid w:val="00464A8C"/>
    <w:rsid w:val="00467610"/>
    <w:rsid w:val="00467E57"/>
    <w:rsid w:val="00470C76"/>
    <w:rsid w:val="00474BD6"/>
    <w:rsid w:val="004751B3"/>
    <w:rsid w:val="004772C0"/>
    <w:rsid w:val="00477498"/>
    <w:rsid w:val="00477891"/>
    <w:rsid w:val="00477B0C"/>
    <w:rsid w:val="004843B9"/>
    <w:rsid w:val="00484B99"/>
    <w:rsid w:val="0048566F"/>
    <w:rsid w:val="0048732F"/>
    <w:rsid w:val="00492A13"/>
    <w:rsid w:val="004962D0"/>
    <w:rsid w:val="00496603"/>
    <w:rsid w:val="004A0BB8"/>
    <w:rsid w:val="004A354B"/>
    <w:rsid w:val="004A35DE"/>
    <w:rsid w:val="004A4625"/>
    <w:rsid w:val="004A7148"/>
    <w:rsid w:val="004B0DF8"/>
    <w:rsid w:val="004B5A9D"/>
    <w:rsid w:val="004B68DD"/>
    <w:rsid w:val="004C1072"/>
    <w:rsid w:val="004C246A"/>
    <w:rsid w:val="004C2CA9"/>
    <w:rsid w:val="004C6815"/>
    <w:rsid w:val="004C684D"/>
    <w:rsid w:val="004C6E3A"/>
    <w:rsid w:val="004D348A"/>
    <w:rsid w:val="004D66AD"/>
    <w:rsid w:val="004D773B"/>
    <w:rsid w:val="004E23BF"/>
    <w:rsid w:val="004E252D"/>
    <w:rsid w:val="004E27D1"/>
    <w:rsid w:val="004E5972"/>
    <w:rsid w:val="00502514"/>
    <w:rsid w:val="00502637"/>
    <w:rsid w:val="00504472"/>
    <w:rsid w:val="00504D8F"/>
    <w:rsid w:val="00505310"/>
    <w:rsid w:val="00506A13"/>
    <w:rsid w:val="00506B20"/>
    <w:rsid w:val="00507458"/>
    <w:rsid w:val="00510816"/>
    <w:rsid w:val="0051118F"/>
    <w:rsid w:val="0051263E"/>
    <w:rsid w:val="00512F22"/>
    <w:rsid w:val="005147B5"/>
    <w:rsid w:val="0051538C"/>
    <w:rsid w:val="00516FBF"/>
    <w:rsid w:val="005204B3"/>
    <w:rsid w:val="00522BD8"/>
    <w:rsid w:val="00523A92"/>
    <w:rsid w:val="00523F73"/>
    <w:rsid w:val="0052533C"/>
    <w:rsid w:val="0052746A"/>
    <w:rsid w:val="005301C0"/>
    <w:rsid w:val="00534594"/>
    <w:rsid w:val="0053772E"/>
    <w:rsid w:val="005402AB"/>
    <w:rsid w:val="0054424B"/>
    <w:rsid w:val="00544B37"/>
    <w:rsid w:val="005458D9"/>
    <w:rsid w:val="00551C8A"/>
    <w:rsid w:val="00551C92"/>
    <w:rsid w:val="00562965"/>
    <w:rsid w:val="005637E8"/>
    <w:rsid w:val="00567E73"/>
    <w:rsid w:val="00571838"/>
    <w:rsid w:val="00574145"/>
    <w:rsid w:val="00575F7C"/>
    <w:rsid w:val="0057623A"/>
    <w:rsid w:val="00576446"/>
    <w:rsid w:val="0057713D"/>
    <w:rsid w:val="00577D27"/>
    <w:rsid w:val="005821DD"/>
    <w:rsid w:val="00582813"/>
    <w:rsid w:val="00585A35"/>
    <w:rsid w:val="005869EA"/>
    <w:rsid w:val="0058731E"/>
    <w:rsid w:val="0059589C"/>
    <w:rsid w:val="00596E6E"/>
    <w:rsid w:val="005A2966"/>
    <w:rsid w:val="005A3F6D"/>
    <w:rsid w:val="005A40F8"/>
    <w:rsid w:val="005A55A2"/>
    <w:rsid w:val="005A564B"/>
    <w:rsid w:val="005A5A24"/>
    <w:rsid w:val="005A6557"/>
    <w:rsid w:val="005A68D8"/>
    <w:rsid w:val="005B0013"/>
    <w:rsid w:val="005B0E7E"/>
    <w:rsid w:val="005B1C85"/>
    <w:rsid w:val="005B3675"/>
    <w:rsid w:val="005B6B4C"/>
    <w:rsid w:val="005B7FEC"/>
    <w:rsid w:val="005C0D60"/>
    <w:rsid w:val="005C699D"/>
    <w:rsid w:val="005D11E9"/>
    <w:rsid w:val="005D1F01"/>
    <w:rsid w:val="005D53E9"/>
    <w:rsid w:val="005D58C5"/>
    <w:rsid w:val="005D5914"/>
    <w:rsid w:val="005E3F63"/>
    <w:rsid w:val="005E76B4"/>
    <w:rsid w:val="005F0517"/>
    <w:rsid w:val="005F2101"/>
    <w:rsid w:val="005F436D"/>
    <w:rsid w:val="005F47D8"/>
    <w:rsid w:val="005F4E18"/>
    <w:rsid w:val="005F585A"/>
    <w:rsid w:val="006015A6"/>
    <w:rsid w:val="00601A4F"/>
    <w:rsid w:val="00601E3C"/>
    <w:rsid w:val="006069D5"/>
    <w:rsid w:val="00606EAD"/>
    <w:rsid w:val="00607F12"/>
    <w:rsid w:val="00610F70"/>
    <w:rsid w:val="00613D94"/>
    <w:rsid w:val="0061564B"/>
    <w:rsid w:val="00615909"/>
    <w:rsid w:val="006163E4"/>
    <w:rsid w:val="006176CA"/>
    <w:rsid w:val="006230DC"/>
    <w:rsid w:val="0062434F"/>
    <w:rsid w:val="006245F3"/>
    <w:rsid w:val="006270DE"/>
    <w:rsid w:val="006277EA"/>
    <w:rsid w:val="00631F8A"/>
    <w:rsid w:val="00632E16"/>
    <w:rsid w:val="0063597E"/>
    <w:rsid w:val="006374DE"/>
    <w:rsid w:val="006378A7"/>
    <w:rsid w:val="00640151"/>
    <w:rsid w:val="00641AB0"/>
    <w:rsid w:val="00642082"/>
    <w:rsid w:val="00643493"/>
    <w:rsid w:val="006453CD"/>
    <w:rsid w:val="00646C65"/>
    <w:rsid w:val="006515A7"/>
    <w:rsid w:val="00651B8C"/>
    <w:rsid w:val="00653A18"/>
    <w:rsid w:val="00653FC9"/>
    <w:rsid w:val="00654091"/>
    <w:rsid w:val="00656976"/>
    <w:rsid w:val="00657CFA"/>
    <w:rsid w:val="0066007C"/>
    <w:rsid w:val="00660C02"/>
    <w:rsid w:val="00661B27"/>
    <w:rsid w:val="006622DF"/>
    <w:rsid w:val="006622F6"/>
    <w:rsid w:val="00665919"/>
    <w:rsid w:val="00665F1A"/>
    <w:rsid w:val="00666EB4"/>
    <w:rsid w:val="00667723"/>
    <w:rsid w:val="00672C95"/>
    <w:rsid w:val="00674114"/>
    <w:rsid w:val="00674801"/>
    <w:rsid w:val="00683032"/>
    <w:rsid w:val="006855FE"/>
    <w:rsid w:val="00686D55"/>
    <w:rsid w:val="006955DA"/>
    <w:rsid w:val="006959D8"/>
    <w:rsid w:val="00696CEB"/>
    <w:rsid w:val="006A1262"/>
    <w:rsid w:val="006A3FBD"/>
    <w:rsid w:val="006A7F49"/>
    <w:rsid w:val="006B1EAB"/>
    <w:rsid w:val="006B2DF8"/>
    <w:rsid w:val="006B4742"/>
    <w:rsid w:val="006B78CD"/>
    <w:rsid w:val="006C142F"/>
    <w:rsid w:val="006C229B"/>
    <w:rsid w:val="006C407F"/>
    <w:rsid w:val="006C4A15"/>
    <w:rsid w:val="006D2CA1"/>
    <w:rsid w:val="006D4339"/>
    <w:rsid w:val="006D47A3"/>
    <w:rsid w:val="006D71F1"/>
    <w:rsid w:val="006E0908"/>
    <w:rsid w:val="006E0EE1"/>
    <w:rsid w:val="006E12FA"/>
    <w:rsid w:val="006E1453"/>
    <w:rsid w:val="006E182B"/>
    <w:rsid w:val="006E2E55"/>
    <w:rsid w:val="006E4B1B"/>
    <w:rsid w:val="006E4F14"/>
    <w:rsid w:val="006E522E"/>
    <w:rsid w:val="006E5546"/>
    <w:rsid w:val="006F1299"/>
    <w:rsid w:val="006F32BB"/>
    <w:rsid w:val="006F3786"/>
    <w:rsid w:val="006F3A1E"/>
    <w:rsid w:val="006F566B"/>
    <w:rsid w:val="006F7F20"/>
    <w:rsid w:val="007063B2"/>
    <w:rsid w:val="0070726D"/>
    <w:rsid w:val="007111D6"/>
    <w:rsid w:val="00711A9A"/>
    <w:rsid w:val="00713015"/>
    <w:rsid w:val="007134A6"/>
    <w:rsid w:val="00714380"/>
    <w:rsid w:val="0071745F"/>
    <w:rsid w:val="007210FD"/>
    <w:rsid w:val="00722096"/>
    <w:rsid w:val="00723E73"/>
    <w:rsid w:val="00725293"/>
    <w:rsid w:val="00725381"/>
    <w:rsid w:val="00725744"/>
    <w:rsid w:val="00733451"/>
    <w:rsid w:val="0073349A"/>
    <w:rsid w:val="00734339"/>
    <w:rsid w:val="00734EAD"/>
    <w:rsid w:val="00735733"/>
    <w:rsid w:val="00736479"/>
    <w:rsid w:val="007367A3"/>
    <w:rsid w:val="0074089B"/>
    <w:rsid w:val="007414F8"/>
    <w:rsid w:val="00741699"/>
    <w:rsid w:val="00743066"/>
    <w:rsid w:val="00743345"/>
    <w:rsid w:val="007456F0"/>
    <w:rsid w:val="00745B49"/>
    <w:rsid w:val="00745E2F"/>
    <w:rsid w:val="00746D64"/>
    <w:rsid w:val="00752BF4"/>
    <w:rsid w:val="00754D34"/>
    <w:rsid w:val="00755DB0"/>
    <w:rsid w:val="0075723F"/>
    <w:rsid w:val="00763058"/>
    <w:rsid w:val="0076524C"/>
    <w:rsid w:val="00765392"/>
    <w:rsid w:val="0076602C"/>
    <w:rsid w:val="0077540D"/>
    <w:rsid w:val="00781EF1"/>
    <w:rsid w:val="00783DBD"/>
    <w:rsid w:val="00784DFB"/>
    <w:rsid w:val="00785927"/>
    <w:rsid w:val="00790A99"/>
    <w:rsid w:val="00792088"/>
    <w:rsid w:val="00795785"/>
    <w:rsid w:val="007962A3"/>
    <w:rsid w:val="0079714C"/>
    <w:rsid w:val="007A08FA"/>
    <w:rsid w:val="007A2D52"/>
    <w:rsid w:val="007A4A3A"/>
    <w:rsid w:val="007A5DD0"/>
    <w:rsid w:val="007A6CF7"/>
    <w:rsid w:val="007A75E8"/>
    <w:rsid w:val="007B0D3B"/>
    <w:rsid w:val="007B233B"/>
    <w:rsid w:val="007B2342"/>
    <w:rsid w:val="007B2DC6"/>
    <w:rsid w:val="007C01BB"/>
    <w:rsid w:val="007C04C1"/>
    <w:rsid w:val="007C0FF4"/>
    <w:rsid w:val="007C279A"/>
    <w:rsid w:val="007C45BC"/>
    <w:rsid w:val="007C511D"/>
    <w:rsid w:val="007C5F56"/>
    <w:rsid w:val="007D0AC7"/>
    <w:rsid w:val="007D18F6"/>
    <w:rsid w:val="007E0172"/>
    <w:rsid w:val="007E0EA0"/>
    <w:rsid w:val="007E2E85"/>
    <w:rsid w:val="007E31F7"/>
    <w:rsid w:val="007E47B8"/>
    <w:rsid w:val="007E523F"/>
    <w:rsid w:val="007E685E"/>
    <w:rsid w:val="007E6A8A"/>
    <w:rsid w:val="007F0B31"/>
    <w:rsid w:val="007F2078"/>
    <w:rsid w:val="007F2D40"/>
    <w:rsid w:val="007F4344"/>
    <w:rsid w:val="007F4431"/>
    <w:rsid w:val="007F67A4"/>
    <w:rsid w:val="007F74DF"/>
    <w:rsid w:val="008014A0"/>
    <w:rsid w:val="00801896"/>
    <w:rsid w:val="00804E91"/>
    <w:rsid w:val="008066FC"/>
    <w:rsid w:val="008106A8"/>
    <w:rsid w:val="00812CCF"/>
    <w:rsid w:val="008212C9"/>
    <w:rsid w:val="00823428"/>
    <w:rsid w:val="0083314D"/>
    <w:rsid w:val="00835D3E"/>
    <w:rsid w:val="008428DC"/>
    <w:rsid w:val="00842F37"/>
    <w:rsid w:val="00845780"/>
    <w:rsid w:val="00847BDD"/>
    <w:rsid w:val="00855268"/>
    <w:rsid w:val="008557FE"/>
    <w:rsid w:val="00855D4E"/>
    <w:rsid w:val="00857330"/>
    <w:rsid w:val="00857B64"/>
    <w:rsid w:val="00860963"/>
    <w:rsid w:val="0086102C"/>
    <w:rsid w:val="00861CB4"/>
    <w:rsid w:val="008638C6"/>
    <w:rsid w:val="008671D8"/>
    <w:rsid w:val="008722D6"/>
    <w:rsid w:val="0087328B"/>
    <w:rsid w:val="008756FD"/>
    <w:rsid w:val="008767D3"/>
    <w:rsid w:val="008808DC"/>
    <w:rsid w:val="00890658"/>
    <w:rsid w:val="00892E5F"/>
    <w:rsid w:val="00895D2B"/>
    <w:rsid w:val="00897AC5"/>
    <w:rsid w:val="008A34F6"/>
    <w:rsid w:val="008A588D"/>
    <w:rsid w:val="008A7CFF"/>
    <w:rsid w:val="008B0C61"/>
    <w:rsid w:val="008B686B"/>
    <w:rsid w:val="008B6C2A"/>
    <w:rsid w:val="008B76F6"/>
    <w:rsid w:val="008C266B"/>
    <w:rsid w:val="008C2D5C"/>
    <w:rsid w:val="008C36F3"/>
    <w:rsid w:val="008C4A6C"/>
    <w:rsid w:val="008C60B4"/>
    <w:rsid w:val="008C6683"/>
    <w:rsid w:val="008D32FA"/>
    <w:rsid w:val="008D450F"/>
    <w:rsid w:val="008D4EAE"/>
    <w:rsid w:val="008D756B"/>
    <w:rsid w:val="008E574B"/>
    <w:rsid w:val="008E682A"/>
    <w:rsid w:val="008F152E"/>
    <w:rsid w:val="008F36CE"/>
    <w:rsid w:val="008F3A2D"/>
    <w:rsid w:val="0090046C"/>
    <w:rsid w:val="00900C40"/>
    <w:rsid w:val="0090197F"/>
    <w:rsid w:val="00903CFE"/>
    <w:rsid w:val="0090573F"/>
    <w:rsid w:val="00906F67"/>
    <w:rsid w:val="0090713C"/>
    <w:rsid w:val="0090745D"/>
    <w:rsid w:val="00910768"/>
    <w:rsid w:val="00913469"/>
    <w:rsid w:val="00913C34"/>
    <w:rsid w:val="00915EB5"/>
    <w:rsid w:val="00917430"/>
    <w:rsid w:val="009177FF"/>
    <w:rsid w:val="00920BB0"/>
    <w:rsid w:val="00920F67"/>
    <w:rsid w:val="0092439A"/>
    <w:rsid w:val="00924FD8"/>
    <w:rsid w:val="00925198"/>
    <w:rsid w:val="009255CC"/>
    <w:rsid w:val="009262CB"/>
    <w:rsid w:val="009330A0"/>
    <w:rsid w:val="00933362"/>
    <w:rsid w:val="00936A54"/>
    <w:rsid w:val="00937A5F"/>
    <w:rsid w:val="00940009"/>
    <w:rsid w:val="009403C1"/>
    <w:rsid w:val="0094211C"/>
    <w:rsid w:val="0094632C"/>
    <w:rsid w:val="009551FC"/>
    <w:rsid w:val="00956FEB"/>
    <w:rsid w:val="00957141"/>
    <w:rsid w:val="009574E2"/>
    <w:rsid w:val="00960807"/>
    <w:rsid w:val="009626D9"/>
    <w:rsid w:val="00962A63"/>
    <w:rsid w:val="0096528C"/>
    <w:rsid w:val="00965A75"/>
    <w:rsid w:val="00966AB2"/>
    <w:rsid w:val="009677B4"/>
    <w:rsid w:val="0097180B"/>
    <w:rsid w:val="00971DBC"/>
    <w:rsid w:val="00973132"/>
    <w:rsid w:val="00974077"/>
    <w:rsid w:val="00975A6C"/>
    <w:rsid w:val="00976AFC"/>
    <w:rsid w:val="00980127"/>
    <w:rsid w:val="009848AA"/>
    <w:rsid w:val="0098637C"/>
    <w:rsid w:val="00986C7F"/>
    <w:rsid w:val="009905D3"/>
    <w:rsid w:val="0099360E"/>
    <w:rsid w:val="0099677C"/>
    <w:rsid w:val="009A197E"/>
    <w:rsid w:val="009A2AE1"/>
    <w:rsid w:val="009A6B3C"/>
    <w:rsid w:val="009A6BB7"/>
    <w:rsid w:val="009A705C"/>
    <w:rsid w:val="009B02F1"/>
    <w:rsid w:val="009B4952"/>
    <w:rsid w:val="009B4D5B"/>
    <w:rsid w:val="009B7265"/>
    <w:rsid w:val="009B7750"/>
    <w:rsid w:val="009C13F0"/>
    <w:rsid w:val="009C5961"/>
    <w:rsid w:val="009C6A76"/>
    <w:rsid w:val="009C7EB5"/>
    <w:rsid w:val="009D0124"/>
    <w:rsid w:val="009D3E84"/>
    <w:rsid w:val="009E02F5"/>
    <w:rsid w:val="009E504D"/>
    <w:rsid w:val="009E5723"/>
    <w:rsid w:val="009F19FD"/>
    <w:rsid w:val="009F323A"/>
    <w:rsid w:val="009F3CEF"/>
    <w:rsid w:val="009F4F5B"/>
    <w:rsid w:val="009F676F"/>
    <w:rsid w:val="00A041FC"/>
    <w:rsid w:val="00A06E10"/>
    <w:rsid w:val="00A10A52"/>
    <w:rsid w:val="00A12F9A"/>
    <w:rsid w:val="00A155C6"/>
    <w:rsid w:val="00A17AE3"/>
    <w:rsid w:val="00A2031B"/>
    <w:rsid w:val="00A20C44"/>
    <w:rsid w:val="00A21030"/>
    <w:rsid w:val="00A23673"/>
    <w:rsid w:val="00A2565B"/>
    <w:rsid w:val="00A26EC6"/>
    <w:rsid w:val="00A27F12"/>
    <w:rsid w:val="00A31861"/>
    <w:rsid w:val="00A32FE4"/>
    <w:rsid w:val="00A360D3"/>
    <w:rsid w:val="00A42777"/>
    <w:rsid w:val="00A439AC"/>
    <w:rsid w:val="00A5348F"/>
    <w:rsid w:val="00A55158"/>
    <w:rsid w:val="00A570C7"/>
    <w:rsid w:val="00A578D7"/>
    <w:rsid w:val="00A60313"/>
    <w:rsid w:val="00A6049D"/>
    <w:rsid w:val="00A60C0B"/>
    <w:rsid w:val="00A60C14"/>
    <w:rsid w:val="00A618E7"/>
    <w:rsid w:val="00A61E24"/>
    <w:rsid w:val="00A63247"/>
    <w:rsid w:val="00A64A3D"/>
    <w:rsid w:val="00A7013F"/>
    <w:rsid w:val="00A70208"/>
    <w:rsid w:val="00A70648"/>
    <w:rsid w:val="00A70679"/>
    <w:rsid w:val="00A7203A"/>
    <w:rsid w:val="00A73964"/>
    <w:rsid w:val="00A73BAA"/>
    <w:rsid w:val="00A766FD"/>
    <w:rsid w:val="00A81C6F"/>
    <w:rsid w:val="00A879E7"/>
    <w:rsid w:val="00A927C6"/>
    <w:rsid w:val="00A92E9B"/>
    <w:rsid w:val="00A931A7"/>
    <w:rsid w:val="00A94E32"/>
    <w:rsid w:val="00A9734F"/>
    <w:rsid w:val="00AA0248"/>
    <w:rsid w:val="00AA039A"/>
    <w:rsid w:val="00AA1D8D"/>
    <w:rsid w:val="00AA2FE6"/>
    <w:rsid w:val="00AA43FF"/>
    <w:rsid w:val="00AA4BCD"/>
    <w:rsid w:val="00AA5D4F"/>
    <w:rsid w:val="00AB06C6"/>
    <w:rsid w:val="00AB721F"/>
    <w:rsid w:val="00AC2A70"/>
    <w:rsid w:val="00AC3F47"/>
    <w:rsid w:val="00AC4178"/>
    <w:rsid w:val="00AC4690"/>
    <w:rsid w:val="00AD00F3"/>
    <w:rsid w:val="00AD07B9"/>
    <w:rsid w:val="00AD2453"/>
    <w:rsid w:val="00AD35C4"/>
    <w:rsid w:val="00AD399A"/>
    <w:rsid w:val="00AD40BD"/>
    <w:rsid w:val="00AD5DEB"/>
    <w:rsid w:val="00AD73C8"/>
    <w:rsid w:val="00AE53F9"/>
    <w:rsid w:val="00AF19F1"/>
    <w:rsid w:val="00AF215E"/>
    <w:rsid w:val="00AF3007"/>
    <w:rsid w:val="00AF75AE"/>
    <w:rsid w:val="00B0018A"/>
    <w:rsid w:val="00B036B7"/>
    <w:rsid w:val="00B04316"/>
    <w:rsid w:val="00B0597C"/>
    <w:rsid w:val="00B065DE"/>
    <w:rsid w:val="00B06CCE"/>
    <w:rsid w:val="00B1025B"/>
    <w:rsid w:val="00B10DD4"/>
    <w:rsid w:val="00B11BFA"/>
    <w:rsid w:val="00B14648"/>
    <w:rsid w:val="00B1467C"/>
    <w:rsid w:val="00B1481E"/>
    <w:rsid w:val="00B14F11"/>
    <w:rsid w:val="00B15378"/>
    <w:rsid w:val="00B16C6C"/>
    <w:rsid w:val="00B21907"/>
    <w:rsid w:val="00B23466"/>
    <w:rsid w:val="00B24D04"/>
    <w:rsid w:val="00B25057"/>
    <w:rsid w:val="00B267F1"/>
    <w:rsid w:val="00B27555"/>
    <w:rsid w:val="00B314C1"/>
    <w:rsid w:val="00B31567"/>
    <w:rsid w:val="00B3254C"/>
    <w:rsid w:val="00B34DB1"/>
    <w:rsid w:val="00B35BD2"/>
    <w:rsid w:val="00B372D2"/>
    <w:rsid w:val="00B40231"/>
    <w:rsid w:val="00B42E8A"/>
    <w:rsid w:val="00B45046"/>
    <w:rsid w:val="00B45702"/>
    <w:rsid w:val="00B45E2D"/>
    <w:rsid w:val="00B45FC5"/>
    <w:rsid w:val="00B47730"/>
    <w:rsid w:val="00B479F2"/>
    <w:rsid w:val="00B47C77"/>
    <w:rsid w:val="00B5063D"/>
    <w:rsid w:val="00B51F7E"/>
    <w:rsid w:val="00B529C9"/>
    <w:rsid w:val="00B52F04"/>
    <w:rsid w:val="00B5314E"/>
    <w:rsid w:val="00B5331E"/>
    <w:rsid w:val="00B56443"/>
    <w:rsid w:val="00B57AAB"/>
    <w:rsid w:val="00B60144"/>
    <w:rsid w:val="00B60BE5"/>
    <w:rsid w:val="00B61E93"/>
    <w:rsid w:val="00B622BC"/>
    <w:rsid w:val="00B63154"/>
    <w:rsid w:val="00B6445A"/>
    <w:rsid w:val="00B65687"/>
    <w:rsid w:val="00B666BF"/>
    <w:rsid w:val="00B675C0"/>
    <w:rsid w:val="00B67905"/>
    <w:rsid w:val="00B67B0E"/>
    <w:rsid w:val="00B72102"/>
    <w:rsid w:val="00B728B3"/>
    <w:rsid w:val="00B72B4E"/>
    <w:rsid w:val="00B73E05"/>
    <w:rsid w:val="00B7790B"/>
    <w:rsid w:val="00B85451"/>
    <w:rsid w:val="00B8671B"/>
    <w:rsid w:val="00B873C6"/>
    <w:rsid w:val="00B87AF8"/>
    <w:rsid w:val="00B87C67"/>
    <w:rsid w:val="00B90498"/>
    <w:rsid w:val="00B91049"/>
    <w:rsid w:val="00B9271F"/>
    <w:rsid w:val="00B9376F"/>
    <w:rsid w:val="00BA0FF7"/>
    <w:rsid w:val="00BA2BAC"/>
    <w:rsid w:val="00BA2BF7"/>
    <w:rsid w:val="00BA3332"/>
    <w:rsid w:val="00BA6D92"/>
    <w:rsid w:val="00BA79B8"/>
    <w:rsid w:val="00BA7DD3"/>
    <w:rsid w:val="00BB0719"/>
    <w:rsid w:val="00BB0B81"/>
    <w:rsid w:val="00BB252F"/>
    <w:rsid w:val="00BB25AC"/>
    <w:rsid w:val="00BB2834"/>
    <w:rsid w:val="00BB6531"/>
    <w:rsid w:val="00BB7275"/>
    <w:rsid w:val="00BC1D5B"/>
    <w:rsid w:val="00BC2D09"/>
    <w:rsid w:val="00BD1C28"/>
    <w:rsid w:val="00BD450B"/>
    <w:rsid w:val="00BD50B7"/>
    <w:rsid w:val="00BD6093"/>
    <w:rsid w:val="00BE0268"/>
    <w:rsid w:val="00BE1C37"/>
    <w:rsid w:val="00BE3DA5"/>
    <w:rsid w:val="00BE424D"/>
    <w:rsid w:val="00BE57DB"/>
    <w:rsid w:val="00BE59FA"/>
    <w:rsid w:val="00BE5C33"/>
    <w:rsid w:val="00BE7FE1"/>
    <w:rsid w:val="00BF0535"/>
    <w:rsid w:val="00BF667B"/>
    <w:rsid w:val="00C030AF"/>
    <w:rsid w:val="00C05791"/>
    <w:rsid w:val="00C062D2"/>
    <w:rsid w:val="00C0747D"/>
    <w:rsid w:val="00C1495A"/>
    <w:rsid w:val="00C15E03"/>
    <w:rsid w:val="00C160A7"/>
    <w:rsid w:val="00C16BBD"/>
    <w:rsid w:val="00C203FE"/>
    <w:rsid w:val="00C20E79"/>
    <w:rsid w:val="00C21693"/>
    <w:rsid w:val="00C2315B"/>
    <w:rsid w:val="00C23A6C"/>
    <w:rsid w:val="00C248D5"/>
    <w:rsid w:val="00C25C33"/>
    <w:rsid w:val="00C25ECE"/>
    <w:rsid w:val="00C25FFA"/>
    <w:rsid w:val="00C27B5A"/>
    <w:rsid w:val="00C33D23"/>
    <w:rsid w:val="00C350F0"/>
    <w:rsid w:val="00C36569"/>
    <w:rsid w:val="00C4181B"/>
    <w:rsid w:val="00C41E68"/>
    <w:rsid w:val="00C4321C"/>
    <w:rsid w:val="00C4342E"/>
    <w:rsid w:val="00C43A79"/>
    <w:rsid w:val="00C46E82"/>
    <w:rsid w:val="00C476F0"/>
    <w:rsid w:val="00C507DD"/>
    <w:rsid w:val="00C508ED"/>
    <w:rsid w:val="00C51CC2"/>
    <w:rsid w:val="00C52897"/>
    <w:rsid w:val="00C52BB1"/>
    <w:rsid w:val="00C53B18"/>
    <w:rsid w:val="00C55DAD"/>
    <w:rsid w:val="00C564EE"/>
    <w:rsid w:val="00C60886"/>
    <w:rsid w:val="00C61171"/>
    <w:rsid w:val="00C623A2"/>
    <w:rsid w:val="00C624B4"/>
    <w:rsid w:val="00C62F7E"/>
    <w:rsid w:val="00C658EE"/>
    <w:rsid w:val="00C6680F"/>
    <w:rsid w:val="00C67A04"/>
    <w:rsid w:val="00C70182"/>
    <w:rsid w:val="00C724A5"/>
    <w:rsid w:val="00C72925"/>
    <w:rsid w:val="00C779DF"/>
    <w:rsid w:val="00C80507"/>
    <w:rsid w:val="00C8078E"/>
    <w:rsid w:val="00C81213"/>
    <w:rsid w:val="00C842BB"/>
    <w:rsid w:val="00C92FF8"/>
    <w:rsid w:val="00C94C94"/>
    <w:rsid w:val="00C95154"/>
    <w:rsid w:val="00C975D1"/>
    <w:rsid w:val="00CA3FC2"/>
    <w:rsid w:val="00CA72A6"/>
    <w:rsid w:val="00CA7A58"/>
    <w:rsid w:val="00CA7BCA"/>
    <w:rsid w:val="00CB0664"/>
    <w:rsid w:val="00CB1684"/>
    <w:rsid w:val="00CB214A"/>
    <w:rsid w:val="00CB2C9F"/>
    <w:rsid w:val="00CB548F"/>
    <w:rsid w:val="00CB773F"/>
    <w:rsid w:val="00CB7ADA"/>
    <w:rsid w:val="00CC10C6"/>
    <w:rsid w:val="00CC1134"/>
    <w:rsid w:val="00CC1DD0"/>
    <w:rsid w:val="00CC244F"/>
    <w:rsid w:val="00CC2E10"/>
    <w:rsid w:val="00CC3D3A"/>
    <w:rsid w:val="00CC4C88"/>
    <w:rsid w:val="00CD2CBE"/>
    <w:rsid w:val="00CD3C90"/>
    <w:rsid w:val="00CD4B7A"/>
    <w:rsid w:val="00CD4E1A"/>
    <w:rsid w:val="00CE0D6D"/>
    <w:rsid w:val="00CE3799"/>
    <w:rsid w:val="00CE3980"/>
    <w:rsid w:val="00CE537A"/>
    <w:rsid w:val="00CE54FA"/>
    <w:rsid w:val="00CE5610"/>
    <w:rsid w:val="00CE565F"/>
    <w:rsid w:val="00CF0E40"/>
    <w:rsid w:val="00CF2A49"/>
    <w:rsid w:val="00CF2E0E"/>
    <w:rsid w:val="00CF3D9F"/>
    <w:rsid w:val="00CF49D3"/>
    <w:rsid w:val="00CF6700"/>
    <w:rsid w:val="00CF674A"/>
    <w:rsid w:val="00D024D6"/>
    <w:rsid w:val="00D0402E"/>
    <w:rsid w:val="00D04F67"/>
    <w:rsid w:val="00D11617"/>
    <w:rsid w:val="00D11934"/>
    <w:rsid w:val="00D11F9D"/>
    <w:rsid w:val="00D120BA"/>
    <w:rsid w:val="00D15132"/>
    <w:rsid w:val="00D17FC7"/>
    <w:rsid w:val="00D20345"/>
    <w:rsid w:val="00D20A29"/>
    <w:rsid w:val="00D233BE"/>
    <w:rsid w:val="00D24E68"/>
    <w:rsid w:val="00D2545C"/>
    <w:rsid w:val="00D278B6"/>
    <w:rsid w:val="00D31B1A"/>
    <w:rsid w:val="00D35F20"/>
    <w:rsid w:val="00D36F0E"/>
    <w:rsid w:val="00D37880"/>
    <w:rsid w:val="00D40165"/>
    <w:rsid w:val="00D43009"/>
    <w:rsid w:val="00D50B72"/>
    <w:rsid w:val="00D51424"/>
    <w:rsid w:val="00D547B4"/>
    <w:rsid w:val="00D55518"/>
    <w:rsid w:val="00D603BB"/>
    <w:rsid w:val="00D61682"/>
    <w:rsid w:val="00D62DB8"/>
    <w:rsid w:val="00D64EAB"/>
    <w:rsid w:val="00D655FD"/>
    <w:rsid w:val="00D677C2"/>
    <w:rsid w:val="00D718B1"/>
    <w:rsid w:val="00D71CE6"/>
    <w:rsid w:val="00D72CAB"/>
    <w:rsid w:val="00D72E3A"/>
    <w:rsid w:val="00D73BE3"/>
    <w:rsid w:val="00D73CD2"/>
    <w:rsid w:val="00D73DB1"/>
    <w:rsid w:val="00D74E8E"/>
    <w:rsid w:val="00D7599D"/>
    <w:rsid w:val="00D7614A"/>
    <w:rsid w:val="00D7655A"/>
    <w:rsid w:val="00D822F1"/>
    <w:rsid w:val="00D835E7"/>
    <w:rsid w:val="00D8524A"/>
    <w:rsid w:val="00D85850"/>
    <w:rsid w:val="00D86017"/>
    <w:rsid w:val="00D864BA"/>
    <w:rsid w:val="00D86B02"/>
    <w:rsid w:val="00D87333"/>
    <w:rsid w:val="00D9062F"/>
    <w:rsid w:val="00D91F46"/>
    <w:rsid w:val="00D9252A"/>
    <w:rsid w:val="00D92B83"/>
    <w:rsid w:val="00D94BF2"/>
    <w:rsid w:val="00D9535F"/>
    <w:rsid w:val="00D95AC6"/>
    <w:rsid w:val="00D97409"/>
    <w:rsid w:val="00DA363A"/>
    <w:rsid w:val="00DA5F49"/>
    <w:rsid w:val="00DB0A16"/>
    <w:rsid w:val="00DB6BA6"/>
    <w:rsid w:val="00DB79AB"/>
    <w:rsid w:val="00DC2541"/>
    <w:rsid w:val="00DC4E58"/>
    <w:rsid w:val="00DE14CD"/>
    <w:rsid w:val="00DE2919"/>
    <w:rsid w:val="00DE519C"/>
    <w:rsid w:val="00DE60CD"/>
    <w:rsid w:val="00DF7B6C"/>
    <w:rsid w:val="00DF7E47"/>
    <w:rsid w:val="00E01A8E"/>
    <w:rsid w:val="00E033B9"/>
    <w:rsid w:val="00E05E67"/>
    <w:rsid w:val="00E101F4"/>
    <w:rsid w:val="00E12535"/>
    <w:rsid w:val="00E1312E"/>
    <w:rsid w:val="00E14552"/>
    <w:rsid w:val="00E14C7C"/>
    <w:rsid w:val="00E14CF6"/>
    <w:rsid w:val="00E17B5A"/>
    <w:rsid w:val="00E23CA6"/>
    <w:rsid w:val="00E247FA"/>
    <w:rsid w:val="00E26805"/>
    <w:rsid w:val="00E3059A"/>
    <w:rsid w:val="00E3075F"/>
    <w:rsid w:val="00E33B2E"/>
    <w:rsid w:val="00E426E7"/>
    <w:rsid w:val="00E455FD"/>
    <w:rsid w:val="00E4592D"/>
    <w:rsid w:val="00E45BC2"/>
    <w:rsid w:val="00E475A6"/>
    <w:rsid w:val="00E47B78"/>
    <w:rsid w:val="00E500BE"/>
    <w:rsid w:val="00E506D1"/>
    <w:rsid w:val="00E5588D"/>
    <w:rsid w:val="00E56CFC"/>
    <w:rsid w:val="00E572EB"/>
    <w:rsid w:val="00E57984"/>
    <w:rsid w:val="00E616ED"/>
    <w:rsid w:val="00E6175B"/>
    <w:rsid w:val="00E63614"/>
    <w:rsid w:val="00E63CDD"/>
    <w:rsid w:val="00E645BE"/>
    <w:rsid w:val="00E70624"/>
    <w:rsid w:val="00E71EB1"/>
    <w:rsid w:val="00E72189"/>
    <w:rsid w:val="00E72F02"/>
    <w:rsid w:val="00E74A89"/>
    <w:rsid w:val="00E775B9"/>
    <w:rsid w:val="00E80E47"/>
    <w:rsid w:val="00E84463"/>
    <w:rsid w:val="00E84AFB"/>
    <w:rsid w:val="00E84F3A"/>
    <w:rsid w:val="00E85B7A"/>
    <w:rsid w:val="00E86081"/>
    <w:rsid w:val="00E863D9"/>
    <w:rsid w:val="00E87BFA"/>
    <w:rsid w:val="00E87E08"/>
    <w:rsid w:val="00E91C74"/>
    <w:rsid w:val="00EA05C0"/>
    <w:rsid w:val="00EA0911"/>
    <w:rsid w:val="00EA0EDC"/>
    <w:rsid w:val="00EA1BE1"/>
    <w:rsid w:val="00EA2785"/>
    <w:rsid w:val="00EA4F8E"/>
    <w:rsid w:val="00EB3D51"/>
    <w:rsid w:val="00EB530D"/>
    <w:rsid w:val="00EB7252"/>
    <w:rsid w:val="00EC4AD0"/>
    <w:rsid w:val="00ED1741"/>
    <w:rsid w:val="00ED5A7A"/>
    <w:rsid w:val="00EE2290"/>
    <w:rsid w:val="00EE3908"/>
    <w:rsid w:val="00EE4755"/>
    <w:rsid w:val="00EE699E"/>
    <w:rsid w:val="00EE7110"/>
    <w:rsid w:val="00EE7CF7"/>
    <w:rsid w:val="00EF18AF"/>
    <w:rsid w:val="00EF2CB4"/>
    <w:rsid w:val="00EF2EBD"/>
    <w:rsid w:val="00EF35A9"/>
    <w:rsid w:val="00EF6BF4"/>
    <w:rsid w:val="00F0354E"/>
    <w:rsid w:val="00F04FC9"/>
    <w:rsid w:val="00F05CD2"/>
    <w:rsid w:val="00F0667D"/>
    <w:rsid w:val="00F069BF"/>
    <w:rsid w:val="00F10054"/>
    <w:rsid w:val="00F10C5C"/>
    <w:rsid w:val="00F11477"/>
    <w:rsid w:val="00F1274E"/>
    <w:rsid w:val="00F12997"/>
    <w:rsid w:val="00F12C90"/>
    <w:rsid w:val="00F14068"/>
    <w:rsid w:val="00F15878"/>
    <w:rsid w:val="00F16472"/>
    <w:rsid w:val="00F25342"/>
    <w:rsid w:val="00F2696F"/>
    <w:rsid w:val="00F31B7E"/>
    <w:rsid w:val="00F35612"/>
    <w:rsid w:val="00F36920"/>
    <w:rsid w:val="00F36F8C"/>
    <w:rsid w:val="00F37818"/>
    <w:rsid w:val="00F40216"/>
    <w:rsid w:val="00F40693"/>
    <w:rsid w:val="00F42447"/>
    <w:rsid w:val="00F43551"/>
    <w:rsid w:val="00F520DC"/>
    <w:rsid w:val="00F53596"/>
    <w:rsid w:val="00F5449E"/>
    <w:rsid w:val="00F55689"/>
    <w:rsid w:val="00F60505"/>
    <w:rsid w:val="00F60C0F"/>
    <w:rsid w:val="00F63EBE"/>
    <w:rsid w:val="00F64D84"/>
    <w:rsid w:val="00F662EA"/>
    <w:rsid w:val="00F673A4"/>
    <w:rsid w:val="00F67FB9"/>
    <w:rsid w:val="00F70728"/>
    <w:rsid w:val="00F71CEC"/>
    <w:rsid w:val="00F72AF2"/>
    <w:rsid w:val="00F76897"/>
    <w:rsid w:val="00F76AB3"/>
    <w:rsid w:val="00F83ECA"/>
    <w:rsid w:val="00F9081C"/>
    <w:rsid w:val="00F915C9"/>
    <w:rsid w:val="00F91791"/>
    <w:rsid w:val="00F922BD"/>
    <w:rsid w:val="00F942C6"/>
    <w:rsid w:val="00F95291"/>
    <w:rsid w:val="00F969CB"/>
    <w:rsid w:val="00F96CE3"/>
    <w:rsid w:val="00FA10D2"/>
    <w:rsid w:val="00FA371D"/>
    <w:rsid w:val="00FA51D1"/>
    <w:rsid w:val="00FA522C"/>
    <w:rsid w:val="00FA62FC"/>
    <w:rsid w:val="00FB030D"/>
    <w:rsid w:val="00FB2161"/>
    <w:rsid w:val="00FB25FF"/>
    <w:rsid w:val="00FB2D51"/>
    <w:rsid w:val="00FB3434"/>
    <w:rsid w:val="00FB3EE9"/>
    <w:rsid w:val="00FB4D5F"/>
    <w:rsid w:val="00FB50CF"/>
    <w:rsid w:val="00FB549F"/>
    <w:rsid w:val="00FB6F78"/>
    <w:rsid w:val="00FB7180"/>
    <w:rsid w:val="00FB7E61"/>
    <w:rsid w:val="00FC1EB8"/>
    <w:rsid w:val="00FC2C76"/>
    <w:rsid w:val="00FC3D72"/>
    <w:rsid w:val="00FC693F"/>
    <w:rsid w:val="00FD127D"/>
    <w:rsid w:val="00FD225B"/>
    <w:rsid w:val="00FD2EBC"/>
    <w:rsid w:val="00FE55EE"/>
    <w:rsid w:val="00FE5F82"/>
    <w:rsid w:val="00FE6B7E"/>
    <w:rsid w:val="00FE7C07"/>
    <w:rsid w:val="00FF300F"/>
    <w:rsid w:val="00FF527D"/>
    <w:rsid w:val="00FF645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2F184C"/>
  <w14:defaultImageDpi w14:val="330"/>
  <w15:docId w15:val="{C3268310-DED4-4344-B9B4-14EFC860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sz w:val="21"/>
        <w:szCs w:val="21"/>
        <w:lang w:val="en-US" w:eastAsia="en-US" w:bidi="ar-SA"/>
      </w:rPr>
    </w:rPrDefault>
    <w:pPrDefault>
      <w:pPr>
        <w:spacing w:after="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17332"/>
    <w:rPr>
      <w:color w:val="2E5496"/>
    </w:rPr>
  </w:style>
  <w:style w:type="paragraph" w:customStyle="1" w:styleId="my-2">
    <w:name w:val="my-2"/>
    <w:basedOn w:val="Normal"/>
    <w:rsid w:val="00640151"/>
  </w:style>
  <w:style w:type="character" w:customStyle="1" w:styleId="text-box-trim-both">
    <w:name w:val="text-box-trim-both"/>
    <w:basedOn w:val="DefaultParagraphFont"/>
    <w:rsid w:val="00640151"/>
  </w:style>
  <w:style w:type="table" w:customStyle="1" w:styleId="NormalGrid">
    <w:name w:val="Normal Grid"/>
    <w:basedOn w:val="TableNormal"/>
    <w:uiPriority w:val="39"/>
    <w:rsid w:val="00C8078E"/>
    <w:pPr>
      <w:spacing w:after="0" w:line="240" w:lineRule="auto"/>
    </w:pPr>
    <w:rPr>
      <w:rFonts w:ascii="Georgia" w:eastAsiaTheme="minorHAnsi"/>
    </w:rPr>
    <w:tblPr>
      <w:tblCellMar>
        <w:top w:w="80" w:type="dxa"/>
        <w:left w:w="160" w:type="dxa"/>
        <w:bottom w:w="80" w:type="dxa"/>
        <w:right w:w="160" w:type="dxa"/>
      </w:tblCellMar>
    </w:tblPr>
  </w:style>
  <w:style w:type="character" w:styleId="UnresolvedMention">
    <w:name w:val="Unresolved Mention"/>
    <w:basedOn w:val="DefaultParagraphFont"/>
    <w:uiPriority w:val="99"/>
    <w:semiHidden/>
    <w:unhideWhenUsed/>
    <w:rsid w:val="00B06CCE"/>
    <w:rPr>
      <w:color w:val="605E5C"/>
      <w:shd w:val="clear" w:color="auto" w:fill="E1DFDD"/>
    </w:rPr>
  </w:style>
  <w:style w:type="character" w:styleId="PageNumber">
    <w:name w:val="page number"/>
    <w:basedOn w:val="DefaultParagraphFont"/>
    <w:uiPriority w:val="99"/>
    <w:semiHidden/>
    <w:unhideWhenUsed/>
    <w:rsid w:val="00674114"/>
  </w:style>
  <w:style w:type="paragraph" w:styleId="NormalWeb">
    <w:name w:val="Normal (Web)"/>
    <w:basedOn w:val="Normal"/>
    <w:uiPriority w:val="99"/>
    <w:semiHidden/>
    <w:unhideWhenUsed/>
    <w:rsid w:val="0004055B"/>
  </w:style>
  <w:style w:type="paragraph" w:customStyle="1" w:styleId="CVName">
    <w:name w:val="CV Name"/>
    <w:basedOn w:val="Normal"/>
    <w:qFormat/>
    <w:pPr>
      <w:spacing w:after="40"/>
      <w:jc w:val="center"/>
    </w:pPr>
    <w:rPr>
      <w:b/>
      <w:color w:val="1F3864"/>
      <w:sz w:val="40"/>
      <w:szCs w:val="40"/>
    </w:rPr>
  </w:style>
  <w:style w:type="paragraph" w:customStyle="1" w:styleId="CVTitle">
    <w:name w:val="CV Title"/>
    <w:basedOn w:val="Normal"/>
    <w:qFormat/>
    <w:pPr>
      <w:spacing w:after="20"/>
      <w:jc w:val="center"/>
    </w:pPr>
    <w:rPr>
      <w:b/>
      <w:color w:val="595959"/>
      <w:spacing w:val="60"/>
      <w:sz w:val="19"/>
      <w:szCs w:val="19"/>
    </w:rPr>
  </w:style>
  <w:style w:type="paragraph" w:customStyle="1" w:styleId="CVPartHeading">
    <w:name w:val="CV Part Heading"/>
    <w:basedOn w:val="Normal"/>
    <w:qFormat/>
    <w:pPr>
      <w:keepNext/>
      <w:pBdr>
        <w:top w:val="single" w:sz="4" w:space="3" w:color="1F3864"/>
        <w:bottom w:val="single" w:sz="4" w:space="3" w:color="1F3864"/>
      </w:pBdr>
      <w:shd w:val="clear" w:color="auto" w:fill="1F3864"/>
      <w:spacing w:before="360" w:after="120"/>
      <w:outlineLvl w:val="0"/>
    </w:pPr>
    <w:rPr>
      <w:b/>
      <w:caps/>
      <w:color w:val="FFFFFF"/>
      <w:spacing w:val="20"/>
      <w:sz w:val="24"/>
      <w:szCs w:val="24"/>
    </w:rPr>
  </w:style>
  <w:style w:type="paragraph" w:customStyle="1" w:styleId="CVSectionHeading">
    <w:name w:val="CV Section Heading"/>
    <w:basedOn w:val="Normal"/>
    <w:qFormat/>
    <w:pPr>
      <w:keepNext/>
      <w:keepLines/>
      <w:pBdr>
        <w:bottom w:val="single" w:sz="8" w:space="2" w:color="1F3864"/>
      </w:pBdr>
      <w:spacing w:before="280" w:after="100"/>
      <w:outlineLvl w:val="1"/>
    </w:pPr>
    <w:rPr>
      <w:b/>
      <w:caps/>
      <w:color w:val="1F3864"/>
      <w:spacing w:val="10"/>
      <w:sz w:val="22"/>
      <w:szCs w:val="22"/>
    </w:rPr>
  </w:style>
  <w:style w:type="paragraph" w:customStyle="1" w:styleId="CVSubheading">
    <w:name w:val="CV Subheading"/>
    <w:basedOn w:val="Normal"/>
    <w:qFormat/>
    <w:pPr>
      <w:keepNext/>
      <w:keepLines/>
      <w:spacing w:before="160"/>
      <w:outlineLvl w:val="2"/>
    </w:pPr>
    <w:rPr>
      <w:b/>
      <w:color w:val="2E5496"/>
    </w:rPr>
  </w:style>
  <w:style w:type="paragraph" w:customStyle="1" w:styleId="CVYear">
    <w:name w:val="CV Year"/>
    <w:basedOn w:val="Normal"/>
    <w:qFormat/>
    <w:pPr>
      <w:keepNext/>
      <w:spacing w:before="120" w:after="40"/>
    </w:pPr>
    <w:rPr>
      <w:b/>
      <w:color w:val="595959"/>
      <w:sz w:val="20"/>
      <w:szCs w:val="20"/>
    </w:rPr>
  </w:style>
  <w:style w:type="paragraph" w:customStyle="1" w:styleId="CVTableCaption">
    <w:name w:val="CV Table Caption"/>
    <w:basedOn w:val="Normal"/>
    <w:qFormat/>
    <w:pPr>
      <w:keepNext/>
      <w:keepLines/>
      <w:spacing w:before="180"/>
    </w:pPr>
    <w:rPr>
      <w:b/>
      <w:i/>
      <w:color w:val="1F3864"/>
      <w:sz w:val="19"/>
      <w:szCs w:val="19"/>
    </w:rPr>
  </w:style>
  <w:style w:type="paragraph" w:customStyle="1" w:styleId="CVDatedEntry">
    <w:name w:val="CV Dated Entry"/>
    <w:basedOn w:val="Normal"/>
    <w:qFormat/>
    <w:pPr>
      <w:keepLines/>
      <w:tabs>
        <w:tab w:val="left" w:pos="1800"/>
      </w:tabs>
      <w:spacing w:after="80"/>
      <w:ind w:left="1800" w:hanging="1800"/>
    </w:pPr>
  </w:style>
  <w:style w:type="paragraph" w:customStyle="1" w:styleId="CVDatedEntryContinued">
    <w:name w:val="CV Dated Entry Continued"/>
    <w:basedOn w:val="Normal"/>
    <w:qFormat/>
    <w:pPr>
      <w:keepLines/>
      <w:spacing w:after="80"/>
      <w:ind w:left="1800"/>
    </w:pPr>
  </w:style>
  <w:style w:type="paragraph" w:customStyle="1" w:styleId="CVContactLine">
    <w:name w:val="CV Contact Line"/>
    <w:basedOn w:val="Normal"/>
    <w:qFormat/>
    <w:pPr>
      <w:tabs>
        <w:tab w:val="left" w:pos="2700"/>
      </w:tabs>
      <w:spacing w:after="50"/>
      <w:ind w:left="2700" w:hanging="2700"/>
    </w:pPr>
  </w:style>
  <w:style w:type="paragraph" w:customStyle="1" w:styleId="CVListItem">
    <w:name w:val="CV List Item"/>
    <w:basedOn w:val="Normal"/>
    <w:qFormat/>
    <w:pPr>
      <w:keepLines/>
      <w:tabs>
        <w:tab w:val="left" w:pos="432"/>
      </w:tabs>
      <w:spacing w:after="80"/>
      <w:ind w:left="432" w:hanging="432"/>
    </w:pPr>
  </w:style>
  <w:style w:type="paragraph" w:customStyle="1" w:styleId="CVListContinued">
    <w:name w:val="CV List Continued"/>
    <w:basedOn w:val="Normal"/>
    <w:qFormat/>
    <w:pPr>
      <w:keepLines/>
      <w:spacing w:after="80"/>
      <w:ind w:left="4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ph.tulane.edu/celia-scott-weatherhead-school-develops-academic-relationships-schools-ghana" TargetMode="External"/><Relationship Id="rId21" Type="http://schemas.openxmlformats.org/officeDocument/2006/relationships/hyperlink" Target="https://www.youtube.com/watch?v=eFluuNnTpdI&amp;list=PL87KFqYs1CMITtqlPdVDdbjx-uA3sXRgr" TargetMode="External"/><Relationship Id="rId42" Type="http://schemas.openxmlformats.org/officeDocument/2006/relationships/hyperlink" Target="https://doi.org/10.3390/data10010004" TargetMode="External"/><Relationship Id="rId47" Type="http://schemas.openxmlformats.org/officeDocument/2006/relationships/hyperlink" Target="https://doi.org/10.3390/molecules25163610" TargetMode="External"/><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rcid.org/0000-0002-6362-5126" TargetMode="External"/><Relationship Id="rId29" Type="http://schemas.openxmlformats.org/officeDocument/2006/relationships/hyperlink" Target="https://publichealth.ug.edu.gh/events/university-ghana-meets-tulane-university" TargetMode="External"/><Relationship Id="rId11" Type="http://schemas.openxmlformats.org/officeDocument/2006/relationships/hyperlink" Target="https://scholar.google.com/citations?authuser=1&amp;user=S9_ha_UAAAAJ" TargetMode="External"/><Relationship Id="rId24" Type="http://schemas.openxmlformats.org/officeDocument/2006/relationships/hyperlink" Target="https://sph.tulane.edu/how-become-leader-public-health-ai" TargetMode="External"/><Relationship Id="rId32" Type="http://schemas.openxmlformats.org/officeDocument/2006/relationships/hyperlink" Target="https://sph.tulane.edu/demystifying-ai-public-health" TargetMode="External"/><Relationship Id="rId37" Type="http://schemas.openxmlformats.org/officeDocument/2006/relationships/hyperlink" Target="https://doi.org/10.1016/j.actpsy.2026.107081" TargetMode="External"/><Relationship Id="rId40" Type="http://schemas.openxmlformats.org/officeDocument/2006/relationships/hyperlink" Target="https://doi.org/10.3389/fpubh.2026.1785170" TargetMode="External"/><Relationship Id="rId45" Type="http://schemas.openxmlformats.org/officeDocument/2006/relationships/hyperlink" Target="https://doi.org/10.3390/ph16101498" TargetMode="External"/><Relationship Id="rId53" Type="http://schemas.openxmlformats.org/officeDocument/2006/relationships/hyperlink" Target="https://github.com/Agyemang1z/Heart-Failure-Manuscript" TargetMode="External"/><Relationship Id="rId58" Type="http://schemas.openxmlformats.org/officeDocument/2006/relationships/hyperlink" Target="https://github.com/Agyemang1z/SMART-Pred-Shiny-Multi-Algorithm-R-Tool-for-Predictive-Modeling-Manuscript" TargetMode="External"/><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dc.etsu.edu/etd/2517" TargetMode="External"/><Relationship Id="rId19" Type="http://schemas.openxmlformats.org/officeDocument/2006/relationships/hyperlink" Target="https://datainstitute.tulane.edu/tulane-news/senior-advisor-health-sciences" TargetMode="External"/><Relationship Id="rId14" Type="http://schemas.openxmlformats.org/officeDocument/2006/relationships/hyperlink" Target="https://www.researchgate.net/profile/Samuel-Kakraba" TargetMode="External"/><Relationship Id="rId22" Type="http://schemas.openxmlformats.org/officeDocument/2006/relationships/hyperlink" Target="https://datainstitute.tulane.edu/smart-pred-platform" TargetMode="External"/><Relationship Id="rId27" Type="http://schemas.openxmlformats.org/officeDocument/2006/relationships/hyperlink" Target="https://www.graphic.com.gh/news/general-news/ghana-news-ensign-global-tulane-university-sign-mou.html" TargetMode="External"/><Relationship Id="rId30" Type="http://schemas.openxmlformats.org/officeDocument/2006/relationships/hyperlink" Target="https://www.knust.edu.gh/news/news-items/knust-tulane-university-sign-mou-deepen-academic-collaboration" TargetMode="External"/><Relationship Id="rId35" Type="http://schemas.openxmlformats.org/officeDocument/2006/relationships/hyperlink" Target="https://dc.etsu.edu/illuminated/3" TargetMode="External"/><Relationship Id="rId43" Type="http://schemas.openxmlformats.org/officeDocument/2006/relationships/hyperlink" Target="https://doi.org/10.2196/70272" TargetMode="External"/><Relationship Id="rId48" Type="http://schemas.openxmlformats.org/officeDocument/2006/relationships/hyperlink" Target="https://doi.org/10.3389/fnmol.2019.00310" TargetMode="External"/><Relationship Id="rId56" Type="http://schemas.openxmlformats.org/officeDocument/2006/relationships/hyperlink" Target="https://github.com/KakrabaLab/AI-Optimized-Consensus-Clustering" TargetMode="External"/><Relationship Id="rId64" Type="http://schemas.openxmlformats.org/officeDocument/2006/relationships/footer" Target="footer1.xml"/><Relationship Id="rId69" Type="http://schemas.microsoft.com/office/2011/relationships/people" Target="people.xml"/><Relationship Id="rId8" Type="http://schemas.openxmlformats.org/officeDocument/2006/relationships/hyperlink" Target="https://sph.tulane.edu/bios/samuel-kakraba" TargetMode="External"/><Relationship Id="rId51" Type="http://schemas.openxmlformats.org/officeDocument/2006/relationships/hyperlink" Target="https://doi.org/10.24297/jbt.v6i1.4013" TargetMode="External"/><Relationship Id="rId3" Type="http://schemas.openxmlformats.org/officeDocument/2006/relationships/styles" Target="styles.xml"/><Relationship Id="rId12" Type="http://schemas.openxmlformats.org/officeDocument/2006/relationships/hyperlink" Target="https://www.ncbi.nlm.nih.gov/myncbi/samuel.kakraba.2/bibliography/public/" TargetMode="External"/><Relationship Id="rId17" Type="http://schemas.openxmlformats.org/officeDocument/2006/relationships/hyperlink" Target="https://orcid.org/0000-0002-6362-5126" TargetMode="External"/><Relationship Id="rId25" Type="http://schemas.openxmlformats.org/officeDocument/2006/relationships/hyperlink" Target="https://ensign.edu.gh/ensign-global-university-reiterates-commitment-to-deliver-healthcare-access-to-underserved-communities/" TargetMode="External"/><Relationship Id="rId33" Type="http://schemas.openxmlformats.org/officeDocument/2006/relationships/hyperlink" Target="https://news.uams.edu/2024/07/09/two-research-conferences-converge-at-uams-for-young-scientists" TargetMode="External"/><Relationship Id="rId38" Type="http://schemas.openxmlformats.org/officeDocument/2006/relationships/hyperlink" Target="https://doi.org/10.1007/s13721-026-00732-4" TargetMode="External"/><Relationship Id="rId46" Type="http://schemas.openxmlformats.org/officeDocument/2006/relationships/hyperlink" Target="https://doi.org/10.24297/jbt.v9i.9109" TargetMode="External"/><Relationship Id="rId59" Type="http://schemas.openxmlformats.org/officeDocument/2006/relationships/hyperlink" Target="https://github.com/Agyemang1z/Hypertension-GSS-2022-Manuscript/tree/main" TargetMode="External"/><Relationship Id="rId67" Type="http://schemas.openxmlformats.org/officeDocument/2006/relationships/footer" Target="footer3.xml"/><Relationship Id="rId20" Type="http://schemas.openxmlformats.org/officeDocument/2006/relationships/hyperlink" Target="https://datainstitute.tulane.edu/tulane-news/senior-advisor-health-sciences" TargetMode="External"/><Relationship Id="rId41" Type="http://schemas.openxmlformats.org/officeDocument/2006/relationships/hyperlink" Target="https://doi.org/10.2196/81552" TargetMode="External"/><Relationship Id="rId54" Type="http://schemas.openxmlformats.org/officeDocument/2006/relationships/hyperlink" Target="https://github.com/Agyemang1z/Mental-Health-Manuscript" TargetMode="External"/><Relationship Id="rId62" Type="http://schemas.openxmlformats.org/officeDocument/2006/relationships/header" Target="header1.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linkedin.com/in/kakrabasamuel/" TargetMode="External"/><Relationship Id="rId23" Type="http://schemas.openxmlformats.org/officeDocument/2006/relationships/hyperlink" Target="https://sph.tulane.edu/six-seed-grants-fund-ai-and-machine-learning-projects-public-health" TargetMode="External"/><Relationship Id="rId28" Type="http://schemas.openxmlformats.org/officeDocument/2006/relationships/hyperlink" Target="https://www.ghanawebbers.com/GhanaHomePage/NewsArchive/Ensign-Global-Tulane-University-sign-MoU-2063578" TargetMode="External"/><Relationship Id="rId36" Type="http://schemas.openxmlformats.org/officeDocument/2006/relationships/hyperlink" Target="https://static1.squarespace.com/static/5e9b687d5c9c9e499bb04b9d/t/5ec1606eaa8738407dcaf72c/1589731446009/Report+ETSU+NSA+REU.pdf" TargetMode="External"/><Relationship Id="rId49" Type="http://schemas.openxmlformats.org/officeDocument/2006/relationships/hyperlink" Target="https://doi.org/10.1016/j.isci.2019.09.026" TargetMode="External"/><Relationship Id="rId57" Type="http://schemas.openxmlformats.org/officeDocument/2006/relationships/hyperlink" Target="https://github.com/Durixas/Parkinson-s-Disease-Prediction-Code-and-Data-Repository" TargetMode="External"/><Relationship Id="rId10" Type="http://schemas.openxmlformats.org/officeDocument/2006/relationships/hyperlink" Target="https://medicine.tulane.edu/departments/tulane-center-aging-tulane-cancer-center/faculty/samuel-kakraba-phd" TargetMode="External"/><Relationship Id="rId31" Type="http://schemas.openxmlformats.org/officeDocument/2006/relationships/hyperlink" Target="https://www.ucc.edu.gh/news/ucc-university-cincinnati-and-tulane-university-meet-deepen-academic-and-research-partnerships" TargetMode="External"/><Relationship Id="rId44" Type="http://schemas.openxmlformats.org/officeDocument/2006/relationships/hyperlink" Target="https://doi.org/10.2196/77890" TargetMode="External"/><Relationship Id="rId52" Type="http://schemas.openxmlformats.org/officeDocument/2006/relationships/hyperlink" Target="https://github.com/KakrabaLab/Structural-and-Functional-Impacts-of-Hepatitis-B-Surface-Antigen-Point-Mutations" TargetMode="External"/><Relationship Id="rId60" Type="http://schemas.openxmlformats.org/officeDocument/2006/relationships/hyperlink" Target="https://colab.research.google.com/drive/10Hph-cZpjYmrrfA2rCa-y9-SAa_mLhvz?usp=share_link" TargetMode="External"/><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atainstitute.tulane.edu/tulane-people/samuel-kakraba-phd" TargetMode="External"/><Relationship Id="rId13" Type="http://schemas.openxmlformats.org/officeDocument/2006/relationships/hyperlink" Target="https://orcid.org/0000-0002-6362-5126" TargetMode="External"/><Relationship Id="rId18" Type="http://schemas.openxmlformats.org/officeDocument/2006/relationships/hyperlink" Target="https://aspph.org/samuel-kakraba-named-senior-advisor-for-health-data-science-engagement/" TargetMode="External"/><Relationship Id="rId39" Type="http://schemas.openxmlformats.org/officeDocument/2006/relationships/hyperlink" Target="https://doi.org/10.1038/s41598-026-41474-7" TargetMode="External"/><Relationship Id="rId34" Type="http://schemas.openxmlformats.org/officeDocument/2006/relationships/hyperlink" Target="https://medicine.uams.edu/blog/uams-researchers-receive-1-8-million-to-study-common-mechanisms-shared-by-alzheimers-other-diseases" TargetMode="External"/><Relationship Id="rId50" Type="http://schemas.openxmlformats.org/officeDocument/2006/relationships/hyperlink" Target="https://doi.org/10.1089/ars.2016.6978" TargetMode="External"/><Relationship Id="rId55" Type="http://schemas.openxmlformats.org/officeDocument/2006/relationships/hyperlink" Target="https://github.com/KakrabaLab/Edge-interaction-weights-of-protein-phenotypes-for-SARS-CoV-2-Spike-RBD-Cha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14121</Words>
  <Characters>80490</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Kakraba, Samuel</cp:lastModifiedBy>
  <cp:revision>2</cp:revision>
  <cp:lastPrinted>2026-09-23T13:27:00Z</cp:lastPrinted>
  <dcterms:created xsi:type="dcterms:W3CDTF">2026-10-26T13:41:00Z</dcterms:created>
  <dcterms:modified xsi:type="dcterms:W3CDTF">2026-10-26T13:41:00Z</dcterms:modified>
  <cp:category/>
</cp:coreProperties>
</file>